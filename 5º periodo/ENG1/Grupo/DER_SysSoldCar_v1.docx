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75DB3" w14:textId="77777777" w:rsidR="00341B5B" w:rsidRDefault="00341B5B">
      <w:pPr>
        <w:pStyle w:val="Ttulo"/>
        <w:jc w:val="right"/>
      </w:pPr>
    </w:p>
    <w:p w14:paraId="7A225B7D" w14:textId="77777777" w:rsidR="00341B5B" w:rsidRDefault="00341B5B">
      <w:pPr>
        <w:pStyle w:val="Ttulo"/>
        <w:jc w:val="right"/>
      </w:pPr>
    </w:p>
    <w:p w14:paraId="131CC4D9" w14:textId="77777777" w:rsidR="00341B5B" w:rsidRDefault="00341B5B">
      <w:pPr>
        <w:pStyle w:val="Ttulo"/>
        <w:jc w:val="right"/>
      </w:pPr>
    </w:p>
    <w:p w14:paraId="51B864D0" w14:textId="77777777" w:rsidR="00341B5B" w:rsidRDefault="003E6BDD">
      <w:pPr>
        <w:pStyle w:val="Ttulo"/>
        <w:jc w:val="right"/>
      </w:pPr>
      <w:r>
        <w:rPr>
          <w:noProof/>
        </w:rPr>
        <w:drawing>
          <wp:inline distT="0" distB="0" distL="0" distR="0" wp14:anchorId="13B3EB5C" wp14:editId="7858DF1E">
            <wp:extent cx="1325245" cy="1603375"/>
            <wp:effectExtent l="0" t="0" r="0" b="0"/>
            <wp:docPr id="13"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8"/>
                    <a:srcRect l="16121" t="8829" r="13103" b="9556"/>
                    <a:stretch>
                      <a:fillRect/>
                    </a:stretch>
                  </pic:blipFill>
                  <pic:spPr>
                    <a:xfrm>
                      <a:off x="0" y="0"/>
                      <a:ext cx="1325245" cy="1603375"/>
                    </a:xfrm>
                    <a:prstGeom prst="rect">
                      <a:avLst/>
                    </a:prstGeom>
                    <a:ln/>
                  </pic:spPr>
                </pic:pic>
              </a:graphicData>
            </a:graphic>
          </wp:inline>
        </w:drawing>
      </w:r>
    </w:p>
    <w:p w14:paraId="2A00714E" w14:textId="77777777" w:rsidR="00341B5B" w:rsidRDefault="00341B5B"/>
    <w:p w14:paraId="6E078CD5" w14:textId="77777777" w:rsidR="00341B5B" w:rsidRDefault="00341B5B"/>
    <w:p w14:paraId="32B2BCDE" w14:textId="77777777" w:rsidR="00341B5B" w:rsidRDefault="00341B5B"/>
    <w:p w14:paraId="0E04634C" w14:textId="77777777" w:rsidR="00341B5B" w:rsidRDefault="00341B5B"/>
    <w:p w14:paraId="59621B7F" w14:textId="77777777" w:rsidR="00341B5B" w:rsidRDefault="00341B5B"/>
    <w:p w14:paraId="23C5BC84" w14:textId="77777777" w:rsidR="00341B5B" w:rsidRDefault="00341B5B"/>
    <w:p w14:paraId="73DDE493" w14:textId="77777777" w:rsidR="00341B5B" w:rsidRDefault="00341B5B"/>
    <w:p w14:paraId="2296C654" w14:textId="77777777" w:rsidR="00341B5B" w:rsidRDefault="00341B5B"/>
    <w:p w14:paraId="0D433FCA" w14:textId="77777777" w:rsidR="00341B5B" w:rsidRDefault="00341B5B"/>
    <w:p w14:paraId="67F2CF7E" w14:textId="77777777" w:rsidR="00341B5B" w:rsidRDefault="00341B5B"/>
    <w:p w14:paraId="690F0DEE" w14:textId="77777777" w:rsidR="00341B5B" w:rsidRDefault="00341B5B"/>
    <w:p w14:paraId="019658A7" w14:textId="77777777" w:rsidR="00341B5B" w:rsidRDefault="00341B5B"/>
    <w:p w14:paraId="7FD3B570" w14:textId="77777777" w:rsidR="00341B5B" w:rsidRDefault="00341B5B"/>
    <w:p w14:paraId="77E4816C" w14:textId="77777777" w:rsidR="00341B5B" w:rsidRPr="00A44348" w:rsidRDefault="003E6BDD">
      <w:pPr>
        <w:pStyle w:val="Ttulo"/>
        <w:jc w:val="right"/>
        <w:rPr>
          <w:lang w:val="pt-BR"/>
          <w:rPrChange w:id="0" w:author="Ines" w:date="2022-06-09T10:14:00Z">
            <w:rPr/>
          </w:rPrChange>
        </w:rPr>
      </w:pPr>
      <w:proofErr w:type="spellStart"/>
      <w:r w:rsidRPr="00A44348">
        <w:rPr>
          <w:lang w:val="pt-BR"/>
          <w:rPrChange w:id="1" w:author="Ines" w:date="2022-06-09T10:14:00Z">
            <w:rPr/>
          </w:rPrChange>
        </w:rPr>
        <w:t>SysSoldCar</w:t>
      </w:r>
      <w:proofErr w:type="spellEnd"/>
    </w:p>
    <w:p w14:paraId="1445FBA8" w14:textId="77777777" w:rsidR="00341B5B" w:rsidRPr="00A44348" w:rsidRDefault="003E6BDD">
      <w:pPr>
        <w:pStyle w:val="Ttulo"/>
        <w:jc w:val="right"/>
        <w:rPr>
          <w:lang w:val="pt-BR"/>
          <w:rPrChange w:id="2" w:author="Ines" w:date="2022-06-09T10:14:00Z">
            <w:rPr/>
          </w:rPrChange>
        </w:rPr>
      </w:pPr>
      <w:r w:rsidRPr="00A44348">
        <w:rPr>
          <w:lang w:val="pt-BR"/>
          <w:rPrChange w:id="3" w:author="Ines" w:date="2022-06-09T10:14:00Z">
            <w:rPr/>
          </w:rPrChange>
        </w:rPr>
        <w:t xml:space="preserve">Especificação de Requisitos </w:t>
      </w:r>
    </w:p>
    <w:p w14:paraId="5BD41367" w14:textId="77777777" w:rsidR="00341B5B" w:rsidRPr="00A44348" w:rsidRDefault="00341B5B">
      <w:pPr>
        <w:pStyle w:val="Ttulo"/>
        <w:jc w:val="right"/>
        <w:rPr>
          <w:lang w:val="pt-BR"/>
          <w:rPrChange w:id="4" w:author="Ines" w:date="2022-06-09T10:14:00Z">
            <w:rPr/>
          </w:rPrChange>
        </w:rPr>
      </w:pPr>
    </w:p>
    <w:p w14:paraId="71F9392C" w14:textId="77777777" w:rsidR="00341B5B" w:rsidRPr="00A44348" w:rsidRDefault="003E6BDD">
      <w:pPr>
        <w:pStyle w:val="Ttulo"/>
        <w:jc w:val="right"/>
        <w:rPr>
          <w:sz w:val="28"/>
          <w:szCs w:val="28"/>
          <w:lang w:val="pt-BR"/>
          <w:rPrChange w:id="5" w:author="Ines" w:date="2022-06-09T10:14:00Z">
            <w:rPr>
              <w:sz w:val="28"/>
              <w:szCs w:val="28"/>
            </w:rPr>
          </w:rPrChange>
        </w:rPr>
      </w:pPr>
      <w:r w:rsidRPr="00A44348">
        <w:rPr>
          <w:sz w:val="28"/>
          <w:szCs w:val="28"/>
          <w:lang w:val="pt-BR"/>
          <w:rPrChange w:id="6" w:author="Ines" w:date="2022-06-09T10:14:00Z">
            <w:rPr>
              <w:sz w:val="28"/>
              <w:szCs w:val="28"/>
            </w:rPr>
          </w:rPrChange>
        </w:rPr>
        <w:t>Versão 1.0</w:t>
      </w:r>
    </w:p>
    <w:p w14:paraId="01133643" w14:textId="77777777" w:rsidR="00341B5B" w:rsidRPr="00A44348" w:rsidRDefault="00341B5B">
      <w:pPr>
        <w:rPr>
          <w:lang w:val="pt-BR"/>
          <w:rPrChange w:id="7" w:author="Ines" w:date="2022-06-09T10:14:00Z">
            <w:rPr/>
          </w:rPrChange>
        </w:rPr>
      </w:pPr>
    </w:p>
    <w:p w14:paraId="591563C2" w14:textId="77777777" w:rsidR="00341B5B" w:rsidRPr="00A44348" w:rsidRDefault="003E6BDD">
      <w:pPr>
        <w:pBdr>
          <w:top w:val="nil"/>
          <w:left w:val="nil"/>
          <w:bottom w:val="nil"/>
          <w:right w:val="nil"/>
          <w:between w:val="nil"/>
        </w:pBdr>
        <w:spacing w:after="120" w:line="240" w:lineRule="auto"/>
        <w:ind w:left="720"/>
        <w:rPr>
          <w:i/>
          <w:color w:val="0000FF"/>
          <w:lang w:val="pt-BR"/>
          <w:rPrChange w:id="8" w:author="Ines" w:date="2022-06-09T10:14:00Z">
            <w:rPr>
              <w:i/>
              <w:color w:val="0000FF"/>
            </w:rPr>
          </w:rPrChange>
        </w:rPr>
      </w:pPr>
      <w:r w:rsidRPr="00A44348">
        <w:rPr>
          <w:i/>
          <w:color w:val="0000FF"/>
          <w:lang w:val="pt-BR"/>
          <w:rPrChange w:id="9" w:author="Ines" w:date="2022-06-09T10:14:00Z">
            <w:rPr>
              <w:i/>
              <w:color w:val="0000FF"/>
            </w:rPr>
          </w:rPrChange>
        </w:rPr>
        <w:t xml:space="preserve"> </w:t>
      </w:r>
    </w:p>
    <w:p w14:paraId="24A0E4E4" w14:textId="77777777" w:rsidR="00341B5B" w:rsidRPr="00A44348" w:rsidRDefault="00341B5B">
      <w:pPr>
        <w:rPr>
          <w:lang w:val="pt-BR"/>
          <w:rPrChange w:id="10" w:author="Ines" w:date="2022-06-09T10:14:00Z">
            <w:rPr/>
          </w:rPrChange>
        </w:rPr>
      </w:pPr>
    </w:p>
    <w:p w14:paraId="4B79D4D8" w14:textId="77777777" w:rsidR="00341B5B" w:rsidRPr="00A44348" w:rsidRDefault="00341B5B">
      <w:pPr>
        <w:keepLines/>
        <w:pBdr>
          <w:top w:val="nil"/>
          <w:left w:val="nil"/>
          <w:bottom w:val="nil"/>
          <w:right w:val="nil"/>
          <w:between w:val="nil"/>
        </w:pBdr>
        <w:spacing w:after="120" w:line="240" w:lineRule="auto"/>
        <w:ind w:left="720"/>
        <w:rPr>
          <w:color w:val="000000"/>
          <w:lang w:val="pt-BR"/>
          <w:rPrChange w:id="11" w:author="Ines" w:date="2022-06-09T10:14:00Z">
            <w:rPr>
              <w:color w:val="000000"/>
            </w:rPr>
          </w:rPrChange>
        </w:rPr>
      </w:pPr>
    </w:p>
    <w:p w14:paraId="1BE75064" w14:textId="77777777" w:rsidR="00341B5B" w:rsidRPr="00A44348" w:rsidRDefault="00341B5B">
      <w:pPr>
        <w:keepLines/>
        <w:pBdr>
          <w:top w:val="nil"/>
          <w:left w:val="nil"/>
          <w:bottom w:val="nil"/>
          <w:right w:val="nil"/>
          <w:between w:val="nil"/>
        </w:pBdr>
        <w:spacing w:after="120" w:line="240" w:lineRule="auto"/>
        <w:ind w:left="720"/>
        <w:rPr>
          <w:color w:val="000000"/>
          <w:lang w:val="pt-BR"/>
          <w:rPrChange w:id="12" w:author="Ines" w:date="2022-06-09T10:14:00Z">
            <w:rPr>
              <w:color w:val="000000"/>
            </w:rPr>
          </w:rPrChange>
        </w:rPr>
        <w:sectPr w:rsidR="00341B5B" w:rsidRPr="00A44348">
          <w:headerReference w:type="default" r:id="rId9"/>
          <w:pgSz w:w="12240" w:h="15840"/>
          <w:pgMar w:top="1417" w:right="1440" w:bottom="1417" w:left="1440" w:header="720" w:footer="720" w:gutter="0"/>
          <w:pgNumType w:start="1"/>
          <w:cols w:space="720"/>
        </w:sectPr>
      </w:pPr>
    </w:p>
    <w:p w14:paraId="1403D1B7" w14:textId="77777777" w:rsidR="00341B5B" w:rsidRDefault="003E6BDD">
      <w:pPr>
        <w:pStyle w:val="Ttulo"/>
      </w:pPr>
      <w:proofErr w:type="spellStart"/>
      <w:r>
        <w:lastRenderedPageBreak/>
        <w:t>Histórico</w:t>
      </w:r>
      <w:proofErr w:type="spellEnd"/>
      <w:r>
        <w:t xml:space="preserve"> da </w:t>
      </w:r>
      <w:proofErr w:type="spellStart"/>
      <w:r>
        <w:t>Revisão</w:t>
      </w:r>
      <w:proofErr w:type="spellEnd"/>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41B5B" w14:paraId="692C4581" w14:textId="77777777">
        <w:tc>
          <w:tcPr>
            <w:tcW w:w="2304" w:type="dxa"/>
            <w:tcBorders>
              <w:top w:val="single" w:sz="6" w:space="0" w:color="000000"/>
              <w:left w:val="single" w:sz="6" w:space="0" w:color="000000"/>
              <w:bottom w:val="single" w:sz="6" w:space="0" w:color="000000"/>
              <w:right w:val="single" w:sz="6" w:space="0" w:color="000000"/>
            </w:tcBorders>
          </w:tcPr>
          <w:p w14:paraId="71911499" w14:textId="77777777" w:rsidR="00341B5B" w:rsidRDefault="003E6BDD">
            <w:pPr>
              <w:keepLines/>
              <w:pBdr>
                <w:top w:val="nil"/>
                <w:left w:val="nil"/>
                <w:bottom w:val="nil"/>
                <w:right w:val="nil"/>
                <w:between w:val="nil"/>
              </w:pBdr>
              <w:spacing w:after="120" w:line="240" w:lineRule="auto"/>
              <w:jc w:val="center"/>
              <w:rPr>
                <w:b/>
                <w:color w:val="000000"/>
              </w:rPr>
            </w:pPr>
            <w:r>
              <w:rPr>
                <w:b/>
                <w:color w:val="000000"/>
              </w:rPr>
              <w:t>Data</w:t>
            </w:r>
          </w:p>
        </w:tc>
        <w:tc>
          <w:tcPr>
            <w:tcW w:w="1152" w:type="dxa"/>
            <w:tcBorders>
              <w:top w:val="single" w:sz="6" w:space="0" w:color="000000"/>
              <w:left w:val="single" w:sz="6" w:space="0" w:color="000000"/>
              <w:bottom w:val="single" w:sz="6" w:space="0" w:color="000000"/>
              <w:right w:val="single" w:sz="6" w:space="0" w:color="000000"/>
            </w:tcBorders>
          </w:tcPr>
          <w:p w14:paraId="65D0177C" w14:textId="77777777" w:rsidR="00341B5B" w:rsidRDefault="003E6BDD">
            <w:pPr>
              <w:keepLines/>
              <w:pBdr>
                <w:top w:val="nil"/>
                <w:left w:val="nil"/>
                <w:bottom w:val="nil"/>
                <w:right w:val="nil"/>
                <w:between w:val="nil"/>
              </w:pBdr>
              <w:spacing w:after="120" w:line="240" w:lineRule="auto"/>
              <w:jc w:val="center"/>
              <w:rPr>
                <w:b/>
                <w:color w:val="000000"/>
              </w:rPr>
            </w:pPr>
            <w:proofErr w:type="spellStart"/>
            <w:r>
              <w:rPr>
                <w:b/>
                <w:color w:val="000000"/>
              </w:rPr>
              <w:t>Versão</w:t>
            </w:r>
            <w:proofErr w:type="spellEnd"/>
          </w:p>
        </w:tc>
        <w:tc>
          <w:tcPr>
            <w:tcW w:w="3744" w:type="dxa"/>
            <w:tcBorders>
              <w:top w:val="single" w:sz="6" w:space="0" w:color="000000"/>
              <w:left w:val="single" w:sz="6" w:space="0" w:color="000000"/>
              <w:bottom w:val="single" w:sz="6" w:space="0" w:color="000000"/>
              <w:right w:val="single" w:sz="6" w:space="0" w:color="000000"/>
            </w:tcBorders>
          </w:tcPr>
          <w:p w14:paraId="7B21CB15" w14:textId="77777777" w:rsidR="00341B5B" w:rsidRDefault="003E6BDD">
            <w:pPr>
              <w:keepLines/>
              <w:pBdr>
                <w:top w:val="nil"/>
                <w:left w:val="nil"/>
                <w:bottom w:val="nil"/>
                <w:right w:val="nil"/>
                <w:between w:val="nil"/>
              </w:pBdr>
              <w:spacing w:after="120" w:line="240" w:lineRule="auto"/>
              <w:jc w:val="center"/>
              <w:rPr>
                <w:b/>
                <w:color w:val="000000"/>
              </w:rPr>
            </w:pPr>
            <w:proofErr w:type="spellStart"/>
            <w:r>
              <w:rPr>
                <w:b/>
                <w:color w:val="000000"/>
              </w:rPr>
              <w:t>Descrição</w:t>
            </w:r>
            <w:proofErr w:type="spellEnd"/>
            <w:r>
              <w:rPr>
                <w:b/>
                <w:color w:val="000000"/>
              </w:rPr>
              <w:t xml:space="preserve"> </w:t>
            </w:r>
          </w:p>
        </w:tc>
        <w:tc>
          <w:tcPr>
            <w:tcW w:w="2304" w:type="dxa"/>
            <w:tcBorders>
              <w:top w:val="single" w:sz="6" w:space="0" w:color="000000"/>
              <w:left w:val="single" w:sz="6" w:space="0" w:color="000000"/>
              <w:bottom w:val="single" w:sz="6" w:space="0" w:color="000000"/>
              <w:right w:val="single" w:sz="6" w:space="0" w:color="000000"/>
            </w:tcBorders>
          </w:tcPr>
          <w:p w14:paraId="5A78D911" w14:textId="72F2D6CB" w:rsidR="00341B5B" w:rsidRDefault="003E6BDD">
            <w:pPr>
              <w:keepLines/>
              <w:pBdr>
                <w:top w:val="nil"/>
                <w:left w:val="nil"/>
                <w:bottom w:val="nil"/>
                <w:right w:val="nil"/>
                <w:between w:val="nil"/>
              </w:pBdr>
              <w:spacing w:after="120" w:line="240" w:lineRule="auto"/>
              <w:jc w:val="center"/>
              <w:rPr>
                <w:b/>
                <w:color w:val="000000"/>
              </w:rPr>
            </w:pPr>
            <w:proofErr w:type="spellStart"/>
            <w:r>
              <w:rPr>
                <w:b/>
                <w:color w:val="000000"/>
              </w:rPr>
              <w:t>Autor</w:t>
            </w:r>
            <w:ins w:id="16" w:author="Igor Santiago" w:date="2022-06-08T20:54:00Z">
              <w:r w:rsidR="007835EF">
                <w:rPr>
                  <w:b/>
                  <w:color w:val="000000"/>
                </w:rPr>
                <w:t>es</w:t>
              </w:r>
            </w:ins>
            <w:proofErr w:type="spellEnd"/>
          </w:p>
        </w:tc>
      </w:tr>
      <w:tr w:rsidR="00341B5B" w14:paraId="6F4A1E9B" w14:textId="77777777">
        <w:tc>
          <w:tcPr>
            <w:tcW w:w="2304" w:type="dxa"/>
            <w:tcBorders>
              <w:top w:val="single" w:sz="6" w:space="0" w:color="000000"/>
              <w:left w:val="single" w:sz="6" w:space="0" w:color="000000"/>
              <w:bottom w:val="single" w:sz="6" w:space="0" w:color="000000"/>
              <w:right w:val="single" w:sz="6" w:space="0" w:color="000000"/>
            </w:tcBorders>
          </w:tcPr>
          <w:p w14:paraId="62734804" w14:textId="6208573C" w:rsidR="00341B5B" w:rsidRDefault="007835EF">
            <w:pPr>
              <w:keepLines/>
              <w:pBdr>
                <w:top w:val="nil"/>
                <w:left w:val="nil"/>
                <w:bottom w:val="nil"/>
                <w:right w:val="nil"/>
                <w:between w:val="nil"/>
              </w:pBdr>
              <w:spacing w:after="120" w:line="240" w:lineRule="auto"/>
              <w:rPr>
                <w:color w:val="000000"/>
              </w:rPr>
            </w:pPr>
            <w:ins w:id="17" w:author="Igor Santiago" w:date="2022-06-08T20:53:00Z">
              <w:r>
                <w:rPr>
                  <w:color w:val="000000"/>
                </w:rPr>
                <w:t>08/06/2022</w:t>
              </w:r>
            </w:ins>
            <w:del w:id="18" w:author="Igor Santiago" w:date="2022-06-08T20:53:00Z">
              <w:r w:rsidR="003E6BDD" w:rsidDel="007835EF">
                <w:rPr>
                  <w:color w:val="000000"/>
                </w:rPr>
                <w:delText>&lt;dd/mmm/aa&gt;</w:delText>
              </w:r>
            </w:del>
          </w:p>
        </w:tc>
        <w:tc>
          <w:tcPr>
            <w:tcW w:w="1152" w:type="dxa"/>
            <w:tcBorders>
              <w:top w:val="single" w:sz="6" w:space="0" w:color="000000"/>
              <w:left w:val="single" w:sz="6" w:space="0" w:color="000000"/>
              <w:bottom w:val="single" w:sz="6" w:space="0" w:color="000000"/>
              <w:right w:val="single" w:sz="6" w:space="0" w:color="000000"/>
            </w:tcBorders>
          </w:tcPr>
          <w:p w14:paraId="7B9EBFB4" w14:textId="278C755D" w:rsidR="00341B5B" w:rsidRDefault="003E6BDD">
            <w:pPr>
              <w:keepLines/>
              <w:pBdr>
                <w:top w:val="nil"/>
                <w:left w:val="nil"/>
                <w:bottom w:val="nil"/>
                <w:right w:val="nil"/>
                <w:between w:val="nil"/>
              </w:pBdr>
              <w:spacing w:after="120" w:line="240" w:lineRule="auto"/>
              <w:rPr>
                <w:color w:val="000000"/>
              </w:rPr>
            </w:pPr>
            <w:del w:id="19" w:author="Igor Santiago" w:date="2022-06-08T20:53:00Z">
              <w:r w:rsidDel="007835EF">
                <w:rPr>
                  <w:color w:val="000000"/>
                </w:rPr>
                <w:delText>&lt;x.x&gt;</w:delText>
              </w:r>
            </w:del>
            <w:ins w:id="20" w:author="Igor Santiago" w:date="2022-06-08T20:53:00Z">
              <w:r w:rsidR="007835EF">
                <w:rPr>
                  <w:color w:val="000000"/>
                </w:rPr>
                <w:t>1.0</w:t>
              </w:r>
            </w:ins>
          </w:p>
        </w:tc>
        <w:tc>
          <w:tcPr>
            <w:tcW w:w="3744" w:type="dxa"/>
            <w:tcBorders>
              <w:top w:val="single" w:sz="6" w:space="0" w:color="000000"/>
              <w:left w:val="single" w:sz="6" w:space="0" w:color="000000"/>
              <w:bottom w:val="single" w:sz="6" w:space="0" w:color="000000"/>
              <w:right w:val="single" w:sz="6" w:space="0" w:color="000000"/>
            </w:tcBorders>
          </w:tcPr>
          <w:p w14:paraId="04B8CB8D" w14:textId="77777777" w:rsidR="007835EF" w:rsidRPr="00A44348" w:rsidRDefault="007835EF" w:rsidP="007835EF">
            <w:pPr>
              <w:pStyle w:val="NormalWeb"/>
              <w:spacing w:after="120"/>
              <w:rPr>
                <w:ins w:id="21" w:author="Igor Santiago" w:date="2022-06-08T20:53:00Z"/>
                <w:lang w:val="pt-BR"/>
                <w:rPrChange w:id="22" w:author="Ines" w:date="2022-06-09T10:14:00Z">
                  <w:rPr>
                    <w:ins w:id="23" w:author="Igor Santiago" w:date="2022-06-08T20:53:00Z"/>
                  </w:rPr>
                </w:rPrChange>
              </w:rPr>
            </w:pPr>
            <w:ins w:id="24" w:author="Igor Santiago" w:date="2022-06-08T20:53:00Z">
              <w:r w:rsidRPr="00A44348">
                <w:rPr>
                  <w:color w:val="000000"/>
                  <w:sz w:val="20"/>
                  <w:szCs w:val="20"/>
                  <w:lang w:val="pt-BR"/>
                  <w:rPrChange w:id="25" w:author="Ines" w:date="2022-06-09T10:14:00Z">
                    <w:rPr>
                      <w:color w:val="000000"/>
                      <w:sz w:val="20"/>
                      <w:szCs w:val="20"/>
                    </w:rPr>
                  </w:rPrChange>
                </w:rPr>
                <w:t xml:space="preserve">Versão inicial do projeto </w:t>
              </w:r>
              <w:proofErr w:type="spellStart"/>
              <w:r w:rsidRPr="00A44348">
                <w:rPr>
                  <w:color w:val="000000"/>
                  <w:sz w:val="20"/>
                  <w:szCs w:val="20"/>
                  <w:lang w:val="pt-BR"/>
                  <w:rPrChange w:id="26" w:author="Ines" w:date="2022-06-09T10:14:00Z">
                    <w:rPr>
                      <w:color w:val="000000"/>
                      <w:sz w:val="20"/>
                      <w:szCs w:val="20"/>
                    </w:rPr>
                  </w:rPrChange>
                </w:rPr>
                <w:t>SysSoldCar</w:t>
              </w:r>
              <w:proofErr w:type="spellEnd"/>
              <w:r w:rsidRPr="00A44348">
                <w:rPr>
                  <w:color w:val="000000"/>
                  <w:sz w:val="20"/>
                  <w:szCs w:val="20"/>
                  <w:lang w:val="pt-BR"/>
                  <w:rPrChange w:id="27" w:author="Ines" w:date="2022-06-09T10:14:00Z">
                    <w:rPr>
                      <w:color w:val="000000"/>
                      <w:sz w:val="20"/>
                      <w:szCs w:val="20"/>
                    </w:rPr>
                  </w:rPrChange>
                </w:rPr>
                <w:t>, projeto voltado para vendas e compras de automóveis.</w:t>
              </w:r>
            </w:ins>
          </w:p>
          <w:p w14:paraId="142D5F12" w14:textId="3969C804" w:rsidR="00341B5B" w:rsidRPr="00A44348" w:rsidRDefault="003E6BDD">
            <w:pPr>
              <w:keepLines/>
              <w:pBdr>
                <w:top w:val="nil"/>
                <w:left w:val="nil"/>
                <w:bottom w:val="nil"/>
                <w:right w:val="nil"/>
                <w:between w:val="nil"/>
              </w:pBdr>
              <w:spacing w:after="120" w:line="240" w:lineRule="auto"/>
              <w:rPr>
                <w:color w:val="000000"/>
                <w:lang w:val="pt-BR"/>
                <w:rPrChange w:id="28" w:author="Ines" w:date="2022-06-09T10:14:00Z">
                  <w:rPr>
                    <w:color w:val="000000"/>
                  </w:rPr>
                </w:rPrChange>
              </w:rPr>
            </w:pPr>
            <w:del w:id="29" w:author="Igor Santiago" w:date="2022-06-08T20:53:00Z">
              <w:r w:rsidRPr="00A44348" w:rsidDel="007835EF">
                <w:rPr>
                  <w:color w:val="000000"/>
                  <w:lang w:val="pt-BR"/>
                  <w:rPrChange w:id="30" w:author="Ines" w:date="2022-06-09T10:14:00Z">
                    <w:rPr>
                      <w:color w:val="000000"/>
                    </w:rPr>
                  </w:rPrChange>
                </w:rPr>
                <w:delText>&lt;detalhes&gt;</w:delText>
              </w:r>
            </w:del>
          </w:p>
        </w:tc>
        <w:tc>
          <w:tcPr>
            <w:tcW w:w="2304" w:type="dxa"/>
            <w:tcBorders>
              <w:top w:val="single" w:sz="6" w:space="0" w:color="000000"/>
              <w:left w:val="single" w:sz="6" w:space="0" w:color="000000"/>
              <w:bottom w:val="single" w:sz="6" w:space="0" w:color="000000"/>
              <w:right w:val="single" w:sz="6" w:space="0" w:color="000000"/>
            </w:tcBorders>
          </w:tcPr>
          <w:p w14:paraId="302CC832" w14:textId="77777777" w:rsidR="007835EF" w:rsidRDefault="007835EF">
            <w:pPr>
              <w:pStyle w:val="NormalWeb"/>
              <w:numPr>
                <w:ilvl w:val="0"/>
                <w:numId w:val="15"/>
              </w:numPr>
              <w:spacing w:before="0" w:beforeAutospacing="0" w:after="120" w:afterAutospacing="0"/>
              <w:rPr>
                <w:ins w:id="31" w:author="Igor Santiago" w:date="2022-06-08T20:53:00Z"/>
                <w:lang w:val="pt-BR" w:eastAsia="pt-BR"/>
              </w:rPr>
              <w:pPrChange w:id="32" w:author="Igor Santiago" w:date="2022-06-08T20:54:00Z">
                <w:pPr>
                  <w:pStyle w:val="NormalWeb"/>
                  <w:spacing w:before="0" w:beforeAutospacing="0" w:after="120" w:afterAutospacing="0"/>
                </w:pPr>
              </w:pPrChange>
            </w:pPr>
            <w:ins w:id="33" w:author="Igor Santiago" w:date="2022-06-08T20:53:00Z">
              <w:r>
                <w:rPr>
                  <w:color w:val="000000"/>
                  <w:sz w:val="20"/>
                  <w:szCs w:val="20"/>
                </w:rPr>
                <w:t xml:space="preserve">Igor Santiago Almeida </w:t>
              </w:r>
              <w:proofErr w:type="spellStart"/>
              <w:r>
                <w:rPr>
                  <w:color w:val="000000"/>
                  <w:sz w:val="20"/>
                  <w:szCs w:val="20"/>
                </w:rPr>
                <w:t>Paixão</w:t>
              </w:r>
              <w:proofErr w:type="spellEnd"/>
            </w:ins>
          </w:p>
          <w:p w14:paraId="41090566" w14:textId="77777777" w:rsidR="007835EF" w:rsidRDefault="007835EF">
            <w:pPr>
              <w:pStyle w:val="NormalWeb"/>
              <w:numPr>
                <w:ilvl w:val="0"/>
                <w:numId w:val="15"/>
              </w:numPr>
              <w:spacing w:before="0" w:beforeAutospacing="0" w:after="120" w:afterAutospacing="0"/>
              <w:rPr>
                <w:ins w:id="34" w:author="Igor Santiago" w:date="2022-06-08T20:53:00Z"/>
              </w:rPr>
              <w:pPrChange w:id="35" w:author="Igor Santiago" w:date="2022-06-08T20:54:00Z">
                <w:pPr>
                  <w:pStyle w:val="NormalWeb"/>
                  <w:spacing w:before="0" w:beforeAutospacing="0" w:after="120" w:afterAutospacing="0"/>
                </w:pPr>
              </w:pPrChange>
            </w:pPr>
            <w:ins w:id="36" w:author="Igor Santiago" w:date="2022-06-08T20:53:00Z">
              <w:r>
                <w:rPr>
                  <w:color w:val="000000"/>
                  <w:sz w:val="20"/>
                  <w:szCs w:val="20"/>
                </w:rPr>
                <w:t>Fabio Henrique Alves Fernandes</w:t>
              </w:r>
            </w:ins>
          </w:p>
          <w:p w14:paraId="1220EEBA" w14:textId="77777777" w:rsidR="007835EF" w:rsidRDefault="007835EF">
            <w:pPr>
              <w:pStyle w:val="NormalWeb"/>
              <w:numPr>
                <w:ilvl w:val="0"/>
                <w:numId w:val="15"/>
              </w:numPr>
              <w:spacing w:before="0" w:beforeAutospacing="0" w:after="120" w:afterAutospacing="0"/>
              <w:rPr>
                <w:ins w:id="37" w:author="Igor Santiago" w:date="2022-06-08T20:53:00Z"/>
              </w:rPr>
              <w:pPrChange w:id="38" w:author="Igor Santiago" w:date="2022-06-08T20:54:00Z">
                <w:pPr>
                  <w:pStyle w:val="NormalWeb"/>
                  <w:spacing w:before="0" w:beforeAutospacing="0" w:after="120" w:afterAutospacing="0"/>
                </w:pPr>
              </w:pPrChange>
            </w:pPr>
            <w:ins w:id="39" w:author="Igor Santiago" w:date="2022-06-08T20:53:00Z">
              <w:r>
                <w:rPr>
                  <w:color w:val="000000"/>
                  <w:sz w:val="20"/>
                  <w:szCs w:val="20"/>
                </w:rPr>
                <w:t>Gabriel Fernandes Niquini</w:t>
              </w:r>
            </w:ins>
          </w:p>
          <w:p w14:paraId="2BA4E0A0" w14:textId="23F6050F" w:rsidR="00341B5B" w:rsidRDefault="003E6BDD">
            <w:pPr>
              <w:keepLines/>
              <w:pBdr>
                <w:top w:val="nil"/>
                <w:left w:val="nil"/>
                <w:bottom w:val="nil"/>
                <w:right w:val="nil"/>
                <w:between w:val="nil"/>
              </w:pBdr>
              <w:spacing w:after="120" w:line="240" w:lineRule="auto"/>
              <w:rPr>
                <w:color w:val="000000"/>
              </w:rPr>
            </w:pPr>
            <w:del w:id="40" w:author="Igor Santiago" w:date="2022-06-08T20:53:00Z">
              <w:r w:rsidDel="007835EF">
                <w:rPr>
                  <w:color w:val="000000"/>
                </w:rPr>
                <w:delText>&lt;nome&gt;</w:delText>
              </w:r>
            </w:del>
          </w:p>
        </w:tc>
      </w:tr>
      <w:tr w:rsidR="00341B5B" w14:paraId="558D488A" w14:textId="77777777">
        <w:tc>
          <w:tcPr>
            <w:tcW w:w="2304" w:type="dxa"/>
            <w:tcBorders>
              <w:top w:val="single" w:sz="6" w:space="0" w:color="000000"/>
              <w:left w:val="single" w:sz="6" w:space="0" w:color="000000"/>
              <w:bottom w:val="single" w:sz="6" w:space="0" w:color="000000"/>
              <w:right w:val="single" w:sz="6" w:space="0" w:color="000000"/>
            </w:tcBorders>
          </w:tcPr>
          <w:p w14:paraId="09852144" w14:textId="77777777" w:rsidR="00341B5B" w:rsidRDefault="00341B5B">
            <w:pPr>
              <w:keepLines/>
              <w:pBdr>
                <w:top w:val="nil"/>
                <w:left w:val="nil"/>
                <w:bottom w:val="nil"/>
                <w:right w:val="nil"/>
                <w:between w:val="nil"/>
              </w:pBdr>
              <w:spacing w:after="120" w:line="240" w:lineRule="auto"/>
              <w:rPr>
                <w:color w:val="000000"/>
              </w:rPr>
            </w:pPr>
          </w:p>
        </w:tc>
        <w:tc>
          <w:tcPr>
            <w:tcW w:w="1152" w:type="dxa"/>
            <w:tcBorders>
              <w:top w:val="single" w:sz="6" w:space="0" w:color="000000"/>
              <w:left w:val="single" w:sz="6" w:space="0" w:color="000000"/>
              <w:bottom w:val="single" w:sz="6" w:space="0" w:color="000000"/>
              <w:right w:val="single" w:sz="6" w:space="0" w:color="000000"/>
            </w:tcBorders>
          </w:tcPr>
          <w:p w14:paraId="5359D20B" w14:textId="77777777" w:rsidR="00341B5B" w:rsidRDefault="00341B5B">
            <w:pPr>
              <w:keepLines/>
              <w:pBdr>
                <w:top w:val="nil"/>
                <w:left w:val="nil"/>
                <w:bottom w:val="nil"/>
                <w:right w:val="nil"/>
                <w:between w:val="nil"/>
              </w:pBdr>
              <w:spacing w:after="120" w:line="240" w:lineRule="auto"/>
              <w:rPr>
                <w:color w:val="000000"/>
              </w:rPr>
            </w:pPr>
          </w:p>
        </w:tc>
        <w:tc>
          <w:tcPr>
            <w:tcW w:w="3744" w:type="dxa"/>
            <w:tcBorders>
              <w:top w:val="single" w:sz="6" w:space="0" w:color="000000"/>
              <w:left w:val="single" w:sz="6" w:space="0" w:color="000000"/>
              <w:bottom w:val="single" w:sz="6" w:space="0" w:color="000000"/>
              <w:right w:val="single" w:sz="6" w:space="0" w:color="000000"/>
            </w:tcBorders>
          </w:tcPr>
          <w:p w14:paraId="37DBCD82" w14:textId="77777777" w:rsidR="00341B5B" w:rsidRDefault="00341B5B">
            <w:pPr>
              <w:keepLines/>
              <w:pBdr>
                <w:top w:val="nil"/>
                <w:left w:val="nil"/>
                <w:bottom w:val="nil"/>
                <w:right w:val="nil"/>
                <w:between w:val="nil"/>
              </w:pBdr>
              <w:spacing w:after="120" w:line="240" w:lineRule="auto"/>
              <w:rPr>
                <w:color w:val="000000"/>
              </w:rPr>
            </w:pPr>
          </w:p>
        </w:tc>
        <w:tc>
          <w:tcPr>
            <w:tcW w:w="2304" w:type="dxa"/>
            <w:tcBorders>
              <w:top w:val="single" w:sz="6" w:space="0" w:color="000000"/>
              <w:left w:val="single" w:sz="6" w:space="0" w:color="000000"/>
              <w:bottom w:val="single" w:sz="6" w:space="0" w:color="000000"/>
              <w:right w:val="single" w:sz="6" w:space="0" w:color="000000"/>
            </w:tcBorders>
          </w:tcPr>
          <w:p w14:paraId="0667C215" w14:textId="77777777" w:rsidR="00341B5B" w:rsidRDefault="00341B5B">
            <w:pPr>
              <w:keepLines/>
              <w:pBdr>
                <w:top w:val="nil"/>
                <w:left w:val="nil"/>
                <w:bottom w:val="nil"/>
                <w:right w:val="nil"/>
                <w:between w:val="nil"/>
              </w:pBdr>
              <w:spacing w:after="120" w:line="240" w:lineRule="auto"/>
              <w:rPr>
                <w:color w:val="000000"/>
              </w:rPr>
            </w:pPr>
          </w:p>
        </w:tc>
      </w:tr>
      <w:tr w:rsidR="00341B5B" w14:paraId="5140DF31" w14:textId="77777777">
        <w:tc>
          <w:tcPr>
            <w:tcW w:w="2304" w:type="dxa"/>
            <w:tcBorders>
              <w:top w:val="single" w:sz="6" w:space="0" w:color="000000"/>
              <w:left w:val="single" w:sz="6" w:space="0" w:color="000000"/>
              <w:bottom w:val="single" w:sz="6" w:space="0" w:color="000000"/>
              <w:right w:val="single" w:sz="6" w:space="0" w:color="000000"/>
            </w:tcBorders>
          </w:tcPr>
          <w:p w14:paraId="2824B6B8" w14:textId="77777777" w:rsidR="00341B5B" w:rsidRDefault="00341B5B">
            <w:pPr>
              <w:keepLines/>
              <w:pBdr>
                <w:top w:val="nil"/>
                <w:left w:val="nil"/>
                <w:bottom w:val="nil"/>
                <w:right w:val="nil"/>
                <w:between w:val="nil"/>
              </w:pBdr>
              <w:spacing w:after="120" w:line="240" w:lineRule="auto"/>
              <w:rPr>
                <w:color w:val="000000"/>
              </w:rPr>
            </w:pPr>
          </w:p>
        </w:tc>
        <w:tc>
          <w:tcPr>
            <w:tcW w:w="1152" w:type="dxa"/>
            <w:tcBorders>
              <w:top w:val="single" w:sz="6" w:space="0" w:color="000000"/>
              <w:left w:val="single" w:sz="6" w:space="0" w:color="000000"/>
              <w:bottom w:val="single" w:sz="6" w:space="0" w:color="000000"/>
              <w:right w:val="single" w:sz="6" w:space="0" w:color="000000"/>
            </w:tcBorders>
          </w:tcPr>
          <w:p w14:paraId="2382697E" w14:textId="77777777" w:rsidR="00341B5B" w:rsidRDefault="00341B5B">
            <w:pPr>
              <w:keepLines/>
              <w:pBdr>
                <w:top w:val="nil"/>
                <w:left w:val="nil"/>
                <w:bottom w:val="nil"/>
                <w:right w:val="nil"/>
                <w:between w:val="nil"/>
              </w:pBdr>
              <w:spacing w:after="120" w:line="240" w:lineRule="auto"/>
              <w:rPr>
                <w:color w:val="000000"/>
              </w:rPr>
            </w:pPr>
          </w:p>
        </w:tc>
        <w:tc>
          <w:tcPr>
            <w:tcW w:w="3744" w:type="dxa"/>
            <w:tcBorders>
              <w:top w:val="single" w:sz="6" w:space="0" w:color="000000"/>
              <w:left w:val="single" w:sz="6" w:space="0" w:color="000000"/>
              <w:bottom w:val="single" w:sz="6" w:space="0" w:color="000000"/>
              <w:right w:val="single" w:sz="6" w:space="0" w:color="000000"/>
            </w:tcBorders>
          </w:tcPr>
          <w:p w14:paraId="5D15C689" w14:textId="77777777" w:rsidR="00341B5B" w:rsidRDefault="00341B5B">
            <w:pPr>
              <w:keepLines/>
              <w:pBdr>
                <w:top w:val="nil"/>
                <w:left w:val="nil"/>
                <w:bottom w:val="nil"/>
                <w:right w:val="nil"/>
                <w:between w:val="nil"/>
              </w:pBdr>
              <w:spacing w:after="120" w:line="240" w:lineRule="auto"/>
              <w:rPr>
                <w:color w:val="000000"/>
              </w:rPr>
            </w:pPr>
          </w:p>
        </w:tc>
        <w:tc>
          <w:tcPr>
            <w:tcW w:w="2304" w:type="dxa"/>
            <w:tcBorders>
              <w:top w:val="single" w:sz="6" w:space="0" w:color="000000"/>
              <w:left w:val="single" w:sz="6" w:space="0" w:color="000000"/>
              <w:bottom w:val="single" w:sz="6" w:space="0" w:color="000000"/>
              <w:right w:val="single" w:sz="6" w:space="0" w:color="000000"/>
            </w:tcBorders>
          </w:tcPr>
          <w:p w14:paraId="276E65B7" w14:textId="77777777" w:rsidR="00341B5B" w:rsidRDefault="00341B5B">
            <w:pPr>
              <w:keepLines/>
              <w:pBdr>
                <w:top w:val="nil"/>
                <w:left w:val="nil"/>
                <w:bottom w:val="nil"/>
                <w:right w:val="nil"/>
                <w:between w:val="nil"/>
              </w:pBdr>
              <w:spacing w:after="120" w:line="240" w:lineRule="auto"/>
              <w:rPr>
                <w:color w:val="000000"/>
              </w:rPr>
            </w:pPr>
          </w:p>
        </w:tc>
      </w:tr>
      <w:tr w:rsidR="00341B5B" w14:paraId="273CFC0C" w14:textId="77777777">
        <w:tc>
          <w:tcPr>
            <w:tcW w:w="2304" w:type="dxa"/>
            <w:tcBorders>
              <w:top w:val="single" w:sz="6" w:space="0" w:color="000000"/>
              <w:left w:val="single" w:sz="6" w:space="0" w:color="000000"/>
              <w:bottom w:val="single" w:sz="6" w:space="0" w:color="000000"/>
              <w:right w:val="single" w:sz="6" w:space="0" w:color="000000"/>
            </w:tcBorders>
          </w:tcPr>
          <w:p w14:paraId="40BF401B" w14:textId="77777777" w:rsidR="00341B5B" w:rsidRDefault="00341B5B">
            <w:pPr>
              <w:keepLines/>
              <w:pBdr>
                <w:top w:val="nil"/>
                <w:left w:val="nil"/>
                <w:bottom w:val="nil"/>
                <w:right w:val="nil"/>
                <w:between w:val="nil"/>
              </w:pBdr>
              <w:spacing w:after="120" w:line="240" w:lineRule="auto"/>
              <w:rPr>
                <w:color w:val="000000"/>
              </w:rPr>
            </w:pPr>
          </w:p>
        </w:tc>
        <w:tc>
          <w:tcPr>
            <w:tcW w:w="1152" w:type="dxa"/>
            <w:tcBorders>
              <w:top w:val="single" w:sz="6" w:space="0" w:color="000000"/>
              <w:left w:val="single" w:sz="6" w:space="0" w:color="000000"/>
              <w:bottom w:val="single" w:sz="6" w:space="0" w:color="000000"/>
              <w:right w:val="single" w:sz="6" w:space="0" w:color="000000"/>
            </w:tcBorders>
          </w:tcPr>
          <w:p w14:paraId="040B1578" w14:textId="77777777" w:rsidR="00341B5B" w:rsidRDefault="00341B5B">
            <w:pPr>
              <w:keepLines/>
              <w:pBdr>
                <w:top w:val="nil"/>
                <w:left w:val="nil"/>
                <w:bottom w:val="nil"/>
                <w:right w:val="nil"/>
                <w:between w:val="nil"/>
              </w:pBdr>
              <w:spacing w:after="120" w:line="240" w:lineRule="auto"/>
              <w:rPr>
                <w:color w:val="000000"/>
              </w:rPr>
            </w:pPr>
          </w:p>
        </w:tc>
        <w:tc>
          <w:tcPr>
            <w:tcW w:w="3744" w:type="dxa"/>
            <w:tcBorders>
              <w:top w:val="single" w:sz="6" w:space="0" w:color="000000"/>
              <w:left w:val="single" w:sz="6" w:space="0" w:color="000000"/>
              <w:bottom w:val="single" w:sz="6" w:space="0" w:color="000000"/>
              <w:right w:val="single" w:sz="6" w:space="0" w:color="000000"/>
            </w:tcBorders>
          </w:tcPr>
          <w:p w14:paraId="38433EE9" w14:textId="77777777" w:rsidR="00341B5B" w:rsidRDefault="00341B5B">
            <w:pPr>
              <w:keepLines/>
              <w:pBdr>
                <w:top w:val="nil"/>
                <w:left w:val="nil"/>
                <w:bottom w:val="nil"/>
                <w:right w:val="nil"/>
                <w:between w:val="nil"/>
              </w:pBdr>
              <w:spacing w:after="120" w:line="240" w:lineRule="auto"/>
              <w:rPr>
                <w:color w:val="000000"/>
              </w:rPr>
            </w:pPr>
          </w:p>
        </w:tc>
        <w:tc>
          <w:tcPr>
            <w:tcW w:w="2304" w:type="dxa"/>
            <w:tcBorders>
              <w:top w:val="single" w:sz="6" w:space="0" w:color="000000"/>
              <w:left w:val="single" w:sz="6" w:space="0" w:color="000000"/>
              <w:bottom w:val="single" w:sz="6" w:space="0" w:color="000000"/>
              <w:right w:val="single" w:sz="6" w:space="0" w:color="000000"/>
            </w:tcBorders>
          </w:tcPr>
          <w:p w14:paraId="06D151D5" w14:textId="77777777" w:rsidR="00341B5B" w:rsidRDefault="00341B5B">
            <w:pPr>
              <w:keepLines/>
              <w:pBdr>
                <w:top w:val="nil"/>
                <w:left w:val="nil"/>
                <w:bottom w:val="nil"/>
                <w:right w:val="nil"/>
                <w:between w:val="nil"/>
              </w:pBdr>
              <w:spacing w:after="120" w:line="240" w:lineRule="auto"/>
              <w:rPr>
                <w:color w:val="000000"/>
              </w:rPr>
            </w:pPr>
          </w:p>
        </w:tc>
      </w:tr>
    </w:tbl>
    <w:p w14:paraId="699E1D84" w14:textId="77777777" w:rsidR="00341B5B" w:rsidRDefault="00341B5B"/>
    <w:p w14:paraId="71DF43E4" w14:textId="77777777" w:rsidR="00341B5B" w:rsidRDefault="003E6BDD">
      <w:pPr>
        <w:pStyle w:val="Ttulo"/>
      </w:pPr>
      <w:r>
        <w:br w:type="page"/>
      </w:r>
      <w:proofErr w:type="spellStart"/>
      <w:r>
        <w:lastRenderedPageBreak/>
        <w:t>Índice</w:t>
      </w:r>
      <w:proofErr w:type="spellEnd"/>
    </w:p>
    <w:bookmarkStart w:id="41" w:name="_heading=h.gjdgxs" w:colFirst="0" w:colLast="0"/>
    <w:bookmarkEnd w:id="41"/>
    <w:p w14:paraId="1D3C7419" w14:textId="77777777" w:rsidR="00341B5B"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rPr>
      </w:pPr>
      <w:r>
        <w:fldChar w:fldCharType="begin"/>
      </w:r>
    </w:p>
    <w:customXmlDelRangeStart w:id="42" w:author="Igor Santiago" w:date="2022-06-09T12:13:00Z"/>
    <w:sdt>
      <w:sdtPr>
        <w:id w:val="412741075"/>
        <w:docPartObj>
          <w:docPartGallery w:val="Table of Contents"/>
          <w:docPartUnique/>
        </w:docPartObj>
      </w:sdtPr>
      <w:sdtEndPr>
        <w:rPr>
          <w:noProof/>
        </w:rPr>
      </w:sdtEndPr>
      <w:sdtContent>
        <w:customXmlDelRangeEnd w:id="42"/>
        <w:p w14:paraId="797F53DC" w14:textId="520E7D47" w:rsidR="00105F1B" w:rsidRDefault="003E6BDD">
          <w:pPr>
            <w:pStyle w:val="Sumrio1"/>
            <w:tabs>
              <w:tab w:val="left" w:pos="432"/>
            </w:tabs>
            <w:rPr>
              <w:ins w:id="43" w:author="Igor Santiago" w:date="2022-06-09T12:13:00Z"/>
              <w:rFonts w:asciiTheme="minorHAnsi" w:eastAsiaTheme="minorEastAsia" w:hAnsiTheme="minorHAnsi" w:cstheme="minorBidi"/>
              <w:noProof/>
              <w:sz w:val="22"/>
              <w:szCs w:val="22"/>
              <w:lang w:val="pt-BR" w:eastAsia="pt-BR"/>
            </w:rPr>
          </w:pPr>
          <w:r w:rsidRPr="00A44348">
            <w:rPr>
              <w:lang w:val="pt-BR"/>
              <w:rPrChange w:id="44" w:author="Ines" w:date="2022-06-09T10:06:00Z">
                <w:rPr/>
              </w:rPrChange>
            </w:rPr>
            <w:instrText xml:space="preserve"> TOC \h \u \z </w:instrText>
          </w:r>
          <w:r>
            <w:fldChar w:fldCharType="separate"/>
          </w:r>
          <w:ins w:id="45" w:author="Igor Santiago" w:date="2022-06-09T12:13:00Z">
            <w:r w:rsidR="00105F1B" w:rsidRPr="00D22C95">
              <w:rPr>
                <w:rStyle w:val="Hyperlink"/>
                <w:noProof/>
              </w:rPr>
              <w:fldChar w:fldCharType="begin"/>
            </w:r>
            <w:r w:rsidR="00105F1B" w:rsidRPr="00D22C95">
              <w:rPr>
                <w:rStyle w:val="Hyperlink"/>
                <w:noProof/>
              </w:rPr>
              <w:instrText xml:space="preserve"> </w:instrText>
            </w:r>
            <w:r w:rsidR="00105F1B">
              <w:rPr>
                <w:noProof/>
              </w:rPr>
              <w:instrText>HYPERLINK \l "_Toc105669231"</w:instrText>
            </w:r>
            <w:r w:rsidR="00105F1B" w:rsidRPr="00D22C95">
              <w:rPr>
                <w:rStyle w:val="Hyperlink"/>
                <w:noProof/>
              </w:rPr>
              <w:instrText xml:space="preserve"> </w:instrText>
            </w:r>
            <w:r w:rsidR="00105F1B" w:rsidRPr="00D22C95">
              <w:rPr>
                <w:rStyle w:val="Hyperlink"/>
                <w:noProof/>
              </w:rPr>
              <w:fldChar w:fldCharType="separate"/>
            </w:r>
            <w:r w:rsidR="00105F1B" w:rsidRPr="00D22C95">
              <w:rPr>
                <w:rStyle w:val="Hyperlink"/>
                <w:noProof/>
              </w:rPr>
              <w:t>1.</w:t>
            </w:r>
            <w:r w:rsidR="00105F1B">
              <w:rPr>
                <w:rFonts w:asciiTheme="minorHAnsi" w:eastAsiaTheme="minorEastAsia" w:hAnsiTheme="minorHAnsi" w:cstheme="minorBidi"/>
                <w:noProof/>
                <w:sz w:val="22"/>
                <w:szCs w:val="22"/>
                <w:lang w:val="pt-BR" w:eastAsia="pt-BR"/>
              </w:rPr>
              <w:tab/>
            </w:r>
            <w:r w:rsidR="00105F1B" w:rsidRPr="00D22C95">
              <w:rPr>
                <w:rStyle w:val="Hyperlink"/>
                <w:noProof/>
              </w:rPr>
              <w:t>Objetivo</w:t>
            </w:r>
            <w:r w:rsidR="00105F1B">
              <w:rPr>
                <w:noProof/>
                <w:webHidden/>
              </w:rPr>
              <w:tab/>
            </w:r>
            <w:r w:rsidR="00105F1B">
              <w:rPr>
                <w:noProof/>
                <w:webHidden/>
              </w:rPr>
              <w:fldChar w:fldCharType="begin"/>
            </w:r>
            <w:r w:rsidR="00105F1B">
              <w:rPr>
                <w:noProof/>
                <w:webHidden/>
              </w:rPr>
              <w:instrText xml:space="preserve"> PAGEREF _Toc105669231 \h </w:instrText>
            </w:r>
          </w:ins>
          <w:r w:rsidR="00105F1B">
            <w:rPr>
              <w:noProof/>
              <w:webHidden/>
            </w:rPr>
          </w:r>
          <w:r w:rsidR="00105F1B">
            <w:rPr>
              <w:noProof/>
              <w:webHidden/>
            </w:rPr>
            <w:fldChar w:fldCharType="separate"/>
          </w:r>
          <w:ins w:id="46" w:author="Igor Santiago" w:date="2022-06-09T12:13:00Z">
            <w:r w:rsidR="00105F1B">
              <w:rPr>
                <w:noProof/>
                <w:webHidden/>
              </w:rPr>
              <w:t>4</w:t>
            </w:r>
            <w:r w:rsidR="00105F1B">
              <w:rPr>
                <w:noProof/>
                <w:webHidden/>
              </w:rPr>
              <w:fldChar w:fldCharType="end"/>
            </w:r>
            <w:r w:rsidR="00105F1B" w:rsidRPr="00D22C95">
              <w:rPr>
                <w:rStyle w:val="Hyperlink"/>
                <w:noProof/>
              </w:rPr>
              <w:fldChar w:fldCharType="end"/>
            </w:r>
          </w:ins>
        </w:p>
        <w:p w14:paraId="24C115FC" w14:textId="3E2E96D7" w:rsidR="00105F1B" w:rsidRDefault="00105F1B">
          <w:pPr>
            <w:pStyle w:val="Sumrio1"/>
            <w:tabs>
              <w:tab w:val="left" w:pos="432"/>
            </w:tabs>
            <w:rPr>
              <w:ins w:id="47" w:author="Igor Santiago" w:date="2022-06-09T12:13:00Z"/>
              <w:rFonts w:asciiTheme="minorHAnsi" w:eastAsiaTheme="minorEastAsia" w:hAnsiTheme="minorHAnsi" w:cstheme="minorBidi"/>
              <w:noProof/>
              <w:sz w:val="22"/>
              <w:szCs w:val="22"/>
              <w:lang w:val="pt-BR" w:eastAsia="pt-BR"/>
            </w:rPr>
          </w:pPr>
          <w:ins w:id="48"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"_Toc105669232"</w:instrText>
            </w:r>
            <w:r w:rsidRPr="00D22C95">
              <w:rPr>
                <w:rStyle w:val="Hyperlink"/>
                <w:noProof/>
              </w:rPr>
              <w:instrText xml:space="preserve"> </w:instrText>
            </w:r>
            <w:r w:rsidRPr="00D22C95">
              <w:rPr>
                <w:rStyle w:val="Hyperlink"/>
                <w:noProof/>
              </w:rPr>
              <w:fldChar w:fldCharType="separate"/>
            </w:r>
            <w:r w:rsidRPr="00D22C95">
              <w:rPr>
                <w:rStyle w:val="Hyperlink"/>
                <w:noProof/>
              </w:rPr>
              <w:t>2.</w:t>
            </w:r>
            <w:r>
              <w:rPr>
                <w:rFonts w:asciiTheme="minorHAnsi" w:eastAsiaTheme="minorEastAsia" w:hAnsiTheme="minorHAnsi" w:cstheme="minorBidi"/>
                <w:noProof/>
                <w:sz w:val="22"/>
                <w:szCs w:val="22"/>
                <w:lang w:val="pt-BR" w:eastAsia="pt-BR"/>
              </w:rPr>
              <w:tab/>
            </w:r>
            <w:r w:rsidRPr="00D22C95">
              <w:rPr>
                <w:rStyle w:val="Hyperlink"/>
                <w:noProof/>
              </w:rPr>
              <w:t>Descrição do Produto</w:t>
            </w:r>
            <w:r>
              <w:rPr>
                <w:noProof/>
                <w:webHidden/>
              </w:rPr>
              <w:tab/>
            </w:r>
            <w:r>
              <w:rPr>
                <w:noProof/>
                <w:webHidden/>
              </w:rPr>
              <w:fldChar w:fldCharType="begin"/>
            </w:r>
            <w:r>
              <w:rPr>
                <w:noProof/>
                <w:webHidden/>
              </w:rPr>
              <w:instrText xml:space="preserve"> PAGEREF _Toc105669232 \h </w:instrText>
            </w:r>
          </w:ins>
          <w:r>
            <w:rPr>
              <w:noProof/>
              <w:webHidden/>
            </w:rPr>
          </w:r>
          <w:r>
            <w:rPr>
              <w:noProof/>
              <w:webHidden/>
            </w:rPr>
            <w:fldChar w:fldCharType="separate"/>
          </w:r>
          <w:ins w:id="49" w:author="Igor Santiago" w:date="2022-06-09T12:13:00Z">
            <w:r>
              <w:rPr>
                <w:noProof/>
                <w:webHidden/>
              </w:rPr>
              <w:t>4</w:t>
            </w:r>
            <w:r>
              <w:rPr>
                <w:noProof/>
                <w:webHidden/>
              </w:rPr>
              <w:fldChar w:fldCharType="end"/>
            </w:r>
            <w:r w:rsidRPr="00D22C95">
              <w:rPr>
                <w:rStyle w:val="Hyperlink"/>
                <w:noProof/>
              </w:rPr>
              <w:fldChar w:fldCharType="end"/>
            </w:r>
          </w:ins>
        </w:p>
        <w:p w14:paraId="1E753027" w14:textId="49E7EC38" w:rsidR="00105F1B" w:rsidRDefault="00105F1B">
          <w:pPr>
            <w:pStyle w:val="Sumrio2"/>
            <w:tabs>
              <w:tab w:val="left" w:pos="1000"/>
            </w:tabs>
            <w:rPr>
              <w:ins w:id="50" w:author="Igor Santiago" w:date="2022-06-09T12:13:00Z"/>
              <w:rFonts w:asciiTheme="minorHAnsi" w:eastAsiaTheme="minorEastAsia" w:hAnsiTheme="minorHAnsi" w:cstheme="minorBidi"/>
              <w:noProof/>
              <w:sz w:val="22"/>
              <w:szCs w:val="22"/>
              <w:lang w:val="pt-BR" w:eastAsia="pt-BR"/>
            </w:rPr>
          </w:pPr>
          <w:ins w:id="51"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"_Toc105669233"</w:instrText>
            </w:r>
            <w:r w:rsidRPr="00D22C95">
              <w:rPr>
                <w:rStyle w:val="Hyperlink"/>
                <w:noProof/>
              </w:rPr>
              <w:instrText xml:space="preserve"> </w:instrText>
            </w:r>
            <w:r w:rsidRPr="00D22C95">
              <w:rPr>
                <w:rStyle w:val="Hyperlink"/>
                <w:noProof/>
              </w:rPr>
              <w:fldChar w:fldCharType="separate"/>
            </w:r>
            <w:r w:rsidRPr="00D22C95">
              <w:rPr>
                <w:rStyle w:val="Hyperlink"/>
                <w:noProof/>
              </w:rPr>
              <w:t>2.1</w:t>
            </w:r>
            <w:r>
              <w:rPr>
                <w:rFonts w:asciiTheme="minorHAnsi" w:eastAsiaTheme="minorEastAsia" w:hAnsiTheme="minorHAnsi" w:cstheme="minorBidi"/>
                <w:noProof/>
                <w:sz w:val="22"/>
                <w:szCs w:val="22"/>
                <w:lang w:val="pt-BR" w:eastAsia="pt-BR"/>
              </w:rPr>
              <w:tab/>
            </w:r>
            <w:r w:rsidRPr="00D22C95">
              <w:rPr>
                <w:rStyle w:val="Hyperlink"/>
                <w:noProof/>
              </w:rPr>
              <w:t>Escopo do Produto</w:t>
            </w:r>
            <w:r>
              <w:rPr>
                <w:noProof/>
                <w:webHidden/>
              </w:rPr>
              <w:tab/>
            </w:r>
            <w:r>
              <w:rPr>
                <w:noProof/>
                <w:webHidden/>
              </w:rPr>
              <w:fldChar w:fldCharType="begin"/>
            </w:r>
            <w:r>
              <w:rPr>
                <w:noProof/>
                <w:webHidden/>
              </w:rPr>
              <w:instrText xml:space="preserve"> PAGEREF _Toc105669233 \h </w:instrText>
            </w:r>
          </w:ins>
          <w:r>
            <w:rPr>
              <w:noProof/>
              <w:webHidden/>
            </w:rPr>
          </w:r>
          <w:r>
            <w:rPr>
              <w:noProof/>
              <w:webHidden/>
            </w:rPr>
            <w:fldChar w:fldCharType="separate"/>
          </w:r>
          <w:ins w:id="52" w:author="Igor Santiago" w:date="2022-06-09T12:13:00Z">
            <w:r>
              <w:rPr>
                <w:noProof/>
                <w:webHidden/>
              </w:rPr>
              <w:t>4</w:t>
            </w:r>
            <w:r>
              <w:rPr>
                <w:noProof/>
                <w:webHidden/>
              </w:rPr>
              <w:fldChar w:fldCharType="end"/>
            </w:r>
            <w:r w:rsidRPr="00D22C95">
              <w:rPr>
                <w:rStyle w:val="Hyperlink"/>
                <w:noProof/>
              </w:rPr>
              <w:fldChar w:fldCharType="end"/>
            </w:r>
          </w:ins>
        </w:p>
        <w:p w14:paraId="10C50636" w14:textId="3B09B1A5" w:rsidR="00105F1B" w:rsidRDefault="00105F1B">
          <w:pPr>
            <w:pStyle w:val="Sumrio3"/>
            <w:rPr>
              <w:ins w:id="53" w:author="Igor Santiago" w:date="2022-06-09T12:13:00Z"/>
              <w:rFonts w:asciiTheme="minorHAnsi" w:eastAsiaTheme="minorEastAsia" w:hAnsiTheme="minorHAnsi" w:cstheme="minorBidi"/>
              <w:noProof/>
              <w:sz w:val="22"/>
              <w:szCs w:val="22"/>
              <w:lang w:val="pt-BR" w:eastAsia="pt-BR"/>
            </w:rPr>
          </w:pPr>
          <w:ins w:id="54"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"_Toc105669234"</w:instrText>
            </w:r>
            <w:r w:rsidRPr="00D22C95">
              <w:rPr>
                <w:rStyle w:val="Hyperlink"/>
                <w:noProof/>
              </w:rPr>
              <w:instrText xml:space="preserve"> </w:instrText>
            </w:r>
            <w:r w:rsidRPr="00D22C95">
              <w:rPr>
                <w:rStyle w:val="Hyperlink"/>
                <w:noProof/>
              </w:rPr>
              <w:fldChar w:fldCharType="separate"/>
            </w:r>
            <w:r w:rsidRPr="00D22C95">
              <w:rPr>
                <w:rStyle w:val="Hyperlink"/>
                <w:noProof/>
              </w:rPr>
              <w:t>2.1.1</w:t>
            </w:r>
            <w:r>
              <w:rPr>
                <w:rFonts w:asciiTheme="minorHAnsi" w:eastAsiaTheme="minorEastAsia" w:hAnsiTheme="minorHAnsi" w:cstheme="minorBidi"/>
                <w:noProof/>
                <w:sz w:val="22"/>
                <w:szCs w:val="22"/>
                <w:lang w:val="pt-BR" w:eastAsia="pt-BR"/>
              </w:rPr>
              <w:tab/>
            </w:r>
            <w:r w:rsidRPr="00D22C95">
              <w:rPr>
                <w:rStyle w:val="Hyperlink"/>
                <w:noProof/>
              </w:rPr>
              <w:t>O que é o produto</w:t>
            </w:r>
            <w:r>
              <w:rPr>
                <w:noProof/>
                <w:webHidden/>
              </w:rPr>
              <w:tab/>
            </w:r>
            <w:r>
              <w:rPr>
                <w:noProof/>
                <w:webHidden/>
              </w:rPr>
              <w:fldChar w:fldCharType="begin"/>
            </w:r>
            <w:r>
              <w:rPr>
                <w:noProof/>
                <w:webHidden/>
              </w:rPr>
              <w:instrText xml:space="preserve"> PAGEREF _Toc105669234 \h </w:instrText>
            </w:r>
          </w:ins>
          <w:r>
            <w:rPr>
              <w:noProof/>
              <w:webHidden/>
            </w:rPr>
          </w:r>
          <w:r>
            <w:rPr>
              <w:noProof/>
              <w:webHidden/>
            </w:rPr>
            <w:fldChar w:fldCharType="separate"/>
          </w:r>
          <w:ins w:id="55" w:author="Igor Santiago" w:date="2022-06-09T12:13:00Z">
            <w:r>
              <w:rPr>
                <w:noProof/>
                <w:webHidden/>
              </w:rPr>
              <w:t>4</w:t>
            </w:r>
            <w:r>
              <w:rPr>
                <w:noProof/>
                <w:webHidden/>
              </w:rPr>
              <w:fldChar w:fldCharType="end"/>
            </w:r>
            <w:r w:rsidRPr="00D22C95">
              <w:rPr>
                <w:rStyle w:val="Hyperlink"/>
                <w:noProof/>
              </w:rPr>
              <w:fldChar w:fldCharType="end"/>
            </w:r>
          </w:ins>
        </w:p>
        <w:p w14:paraId="718C0860" w14:textId="63132CD2" w:rsidR="00105F1B" w:rsidRDefault="00105F1B">
          <w:pPr>
            <w:pStyle w:val="Sumrio3"/>
            <w:rPr>
              <w:ins w:id="56" w:author="Igor Santiago" w:date="2022-06-09T12:13:00Z"/>
              <w:rFonts w:asciiTheme="minorHAnsi" w:eastAsiaTheme="minorEastAsia" w:hAnsiTheme="minorHAnsi" w:cstheme="minorBidi"/>
              <w:noProof/>
              <w:sz w:val="22"/>
              <w:szCs w:val="22"/>
              <w:lang w:val="pt-BR" w:eastAsia="pt-BR"/>
            </w:rPr>
          </w:pPr>
          <w:ins w:id="57"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"_Toc105669235"</w:instrText>
            </w:r>
            <w:r w:rsidRPr="00D22C95">
              <w:rPr>
                <w:rStyle w:val="Hyperlink"/>
                <w:noProof/>
              </w:rPr>
              <w:instrText xml:space="preserve"> </w:instrText>
            </w:r>
            <w:r w:rsidRPr="00D22C95">
              <w:rPr>
                <w:rStyle w:val="Hyperlink"/>
                <w:noProof/>
              </w:rPr>
              <w:fldChar w:fldCharType="separate"/>
            </w:r>
            <w:r w:rsidRPr="00D22C95">
              <w:rPr>
                <w:rStyle w:val="Hyperlink"/>
                <w:noProof/>
                <w:lang w:val="pt-BR" w:eastAsia="pt-BR"/>
              </w:rPr>
              <w:t>1.</w:t>
            </w:r>
            <w:r>
              <w:rPr>
                <w:rFonts w:asciiTheme="minorHAnsi" w:eastAsiaTheme="minorEastAsia" w:hAnsiTheme="minorHAnsi" w:cstheme="minorBidi"/>
                <w:noProof/>
                <w:sz w:val="22"/>
                <w:szCs w:val="22"/>
                <w:lang w:val="pt-BR" w:eastAsia="pt-BR"/>
              </w:rPr>
              <w:tab/>
            </w:r>
            <w:r w:rsidRPr="008E5535">
              <w:rPr>
                <w:rStyle w:val="Hyperlink"/>
                <w:noProof/>
                <w:rPrChange w:id="58" w:author="Igor Santiago" w:date="2022-06-09T14:47:00Z">
                  <w:rPr>
                    <w:rStyle w:val="Hyperlink"/>
                    <w:b/>
                    <w:bCs/>
                    <w:noProof/>
                  </w:rPr>
                </w:rPrChange>
              </w:rPr>
              <w:t>O que é o produto</w:t>
            </w:r>
            <w:r>
              <w:rPr>
                <w:noProof/>
                <w:webHidden/>
              </w:rPr>
              <w:tab/>
            </w:r>
            <w:r>
              <w:rPr>
                <w:noProof/>
                <w:webHidden/>
              </w:rPr>
              <w:fldChar w:fldCharType="begin"/>
            </w:r>
            <w:r>
              <w:rPr>
                <w:noProof/>
                <w:webHidden/>
              </w:rPr>
              <w:instrText xml:space="preserve"> PAGEREF _Toc105669235 \h </w:instrText>
            </w:r>
          </w:ins>
          <w:r>
            <w:rPr>
              <w:noProof/>
              <w:webHidden/>
            </w:rPr>
          </w:r>
          <w:r>
            <w:rPr>
              <w:noProof/>
              <w:webHidden/>
            </w:rPr>
            <w:fldChar w:fldCharType="separate"/>
          </w:r>
          <w:ins w:id="59" w:author="Igor Santiago" w:date="2022-06-09T12:13:00Z">
            <w:r>
              <w:rPr>
                <w:noProof/>
                <w:webHidden/>
              </w:rPr>
              <w:t>4</w:t>
            </w:r>
            <w:r>
              <w:rPr>
                <w:noProof/>
                <w:webHidden/>
              </w:rPr>
              <w:fldChar w:fldCharType="end"/>
            </w:r>
            <w:r w:rsidRPr="00D22C95">
              <w:rPr>
                <w:rStyle w:val="Hyperlink"/>
                <w:noProof/>
              </w:rPr>
              <w:fldChar w:fldCharType="end"/>
            </w:r>
          </w:ins>
        </w:p>
        <w:p w14:paraId="242A4503" w14:textId="68CDE1B2" w:rsidR="00105F1B" w:rsidRDefault="00105F1B">
          <w:pPr>
            <w:pStyle w:val="Sumrio3"/>
            <w:rPr>
              <w:ins w:id="60" w:author="Igor Santiago" w:date="2022-06-09T12:13:00Z"/>
              <w:rFonts w:asciiTheme="minorHAnsi" w:eastAsiaTheme="minorEastAsia" w:hAnsiTheme="minorHAnsi" w:cstheme="minorBidi"/>
              <w:noProof/>
              <w:sz w:val="22"/>
              <w:szCs w:val="22"/>
              <w:lang w:val="pt-BR" w:eastAsia="pt-BR"/>
            </w:rPr>
          </w:pPr>
          <w:ins w:id="61"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"_Toc105669236"</w:instrText>
            </w:r>
            <w:r w:rsidRPr="00D22C95">
              <w:rPr>
                <w:rStyle w:val="Hyperlink"/>
                <w:noProof/>
              </w:rPr>
              <w:instrText xml:space="preserve"> </w:instrText>
            </w:r>
            <w:r w:rsidRPr="00D22C95">
              <w:rPr>
                <w:rStyle w:val="Hyperlink"/>
                <w:noProof/>
              </w:rPr>
              <w:fldChar w:fldCharType="separate"/>
            </w:r>
            <w:r w:rsidRPr="00D22C95">
              <w:rPr>
                <w:rStyle w:val="Hyperlink"/>
                <w:noProof/>
                <w:lang w:val="pt-BR"/>
              </w:rPr>
              <w:t>2.1.2</w:t>
            </w:r>
            <w:r>
              <w:rPr>
                <w:rFonts w:asciiTheme="minorHAnsi" w:eastAsiaTheme="minorEastAsia" w:hAnsiTheme="minorHAnsi" w:cstheme="minorBidi"/>
                <w:noProof/>
                <w:sz w:val="22"/>
                <w:szCs w:val="22"/>
                <w:lang w:val="pt-BR" w:eastAsia="pt-BR"/>
              </w:rPr>
              <w:tab/>
            </w:r>
            <w:r w:rsidRPr="00D22C95">
              <w:rPr>
                <w:rStyle w:val="Hyperlink"/>
                <w:noProof/>
                <w:lang w:val="pt-BR"/>
              </w:rPr>
              <w:t>Nome do produto e de seus componentes principais</w:t>
            </w:r>
            <w:r>
              <w:rPr>
                <w:noProof/>
                <w:webHidden/>
              </w:rPr>
              <w:tab/>
            </w:r>
            <w:r>
              <w:rPr>
                <w:noProof/>
                <w:webHidden/>
              </w:rPr>
              <w:fldChar w:fldCharType="begin"/>
            </w:r>
            <w:r>
              <w:rPr>
                <w:noProof/>
                <w:webHidden/>
              </w:rPr>
              <w:instrText xml:space="preserve"> PAGEREF _Toc105669236 \h </w:instrText>
            </w:r>
          </w:ins>
          <w:r>
            <w:rPr>
              <w:noProof/>
              <w:webHidden/>
            </w:rPr>
          </w:r>
          <w:r>
            <w:rPr>
              <w:noProof/>
              <w:webHidden/>
            </w:rPr>
            <w:fldChar w:fldCharType="separate"/>
          </w:r>
          <w:ins w:id="62" w:author="Igor Santiago" w:date="2022-06-09T12:13:00Z">
            <w:r>
              <w:rPr>
                <w:noProof/>
                <w:webHidden/>
              </w:rPr>
              <w:t>4</w:t>
            </w:r>
            <w:r>
              <w:rPr>
                <w:noProof/>
                <w:webHidden/>
              </w:rPr>
              <w:fldChar w:fldCharType="end"/>
            </w:r>
            <w:r w:rsidRPr="00D22C95">
              <w:rPr>
                <w:rStyle w:val="Hyperlink"/>
                <w:noProof/>
              </w:rPr>
              <w:fldChar w:fldCharType="end"/>
            </w:r>
          </w:ins>
        </w:p>
        <w:p w14:paraId="04A63A91" w14:textId="2B9639A2" w:rsidR="00105F1B" w:rsidRDefault="00105F1B">
          <w:pPr>
            <w:pStyle w:val="Sumrio3"/>
            <w:rPr>
              <w:ins w:id="63" w:author="Igor Santiago" w:date="2022-06-09T12:13:00Z"/>
              <w:rFonts w:asciiTheme="minorHAnsi" w:eastAsiaTheme="minorEastAsia" w:hAnsiTheme="minorHAnsi" w:cstheme="minorBidi"/>
              <w:noProof/>
              <w:sz w:val="22"/>
              <w:szCs w:val="22"/>
              <w:lang w:val="pt-BR" w:eastAsia="pt-BR"/>
            </w:rPr>
          </w:pPr>
          <w:ins w:id="64"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"_Toc105669237"</w:instrText>
            </w:r>
            <w:r w:rsidRPr="00D22C95">
              <w:rPr>
                <w:rStyle w:val="Hyperlink"/>
                <w:noProof/>
              </w:rPr>
              <w:instrText xml:space="preserve"> </w:instrText>
            </w:r>
            <w:r w:rsidRPr="00D22C95">
              <w:rPr>
                <w:rStyle w:val="Hyperlink"/>
                <w:noProof/>
              </w:rPr>
              <w:fldChar w:fldCharType="separate"/>
            </w:r>
            <w:r w:rsidRPr="00D22C95">
              <w:rPr>
                <w:rStyle w:val="Hyperlink"/>
                <w:noProof/>
              </w:rPr>
              <w:t>2.1.3</w:t>
            </w:r>
            <w:r>
              <w:rPr>
                <w:rFonts w:asciiTheme="minorHAnsi" w:eastAsiaTheme="minorEastAsia" w:hAnsiTheme="minorHAnsi" w:cstheme="minorBidi"/>
                <w:noProof/>
                <w:sz w:val="22"/>
                <w:szCs w:val="22"/>
                <w:lang w:val="pt-BR" w:eastAsia="pt-BR"/>
              </w:rPr>
              <w:tab/>
            </w:r>
            <w:r w:rsidRPr="00D22C95">
              <w:rPr>
                <w:rStyle w:val="Hyperlink"/>
                <w:noProof/>
              </w:rPr>
              <w:t>Missão do produto</w:t>
            </w:r>
            <w:r>
              <w:rPr>
                <w:noProof/>
                <w:webHidden/>
              </w:rPr>
              <w:tab/>
            </w:r>
            <w:r>
              <w:rPr>
                <w:noProof/>
                <w:webHidden/>
              </w:rPr>
              <w:fldChar w:fldCharType="begin"/>
            </w:r>
            <w:r>
              <w:rPr>
                <w:noProof/>
                <w:webHidden/>
              </w:rPr>
              <w:instrText xml:space="preserve"> PAGEREF _Toc105669237 \h </w:instrText>
            </w:r>
          </w:ins>
          <w:r>
            <w:rPr>
              <w:noProof/>
              <w:webHidden/>
            </w:rPr>
          </w:r>
          <w:r>
            <w:rPr>
              <w:noProof/>
              <w:webHidden/>
            </w:rPr>
            <w:fldChar w:fldCharType="separate"/>
          </w:r>
          <w:ins w:id="65" w:author="Igor Santiago" w:date="2022-06-09T12:13:00Z">
            <w:r>
              <w:rPr>
                <w:noProof/>
                <w:webHidden/>
              </w:rPr>
              <w:t>5</w:t>
            </w:r>
            <w:r>
              <w:rPr>
                <w:noProof/>
                <w:webHidden/>
              </w:rPr>
              <w:fldChar w:fldCharType="end"/>
            </w:r>
            <w:r w:rsidRPr="00D22C95">
              <w:rPr>
                <w:rStyle w:val="Hyperlink"/>
                <w:noProof/>
              </w:rPr>
              <w:fldChar w:fldCharType="end"/>
            </w:r>
          </w:ins>
        </w:p>
        <w:p w14:paraId="7821822C" w14:textId="67A0C61C" w:rsidR="00105F1B" w:rsidRDefault="00105F1B">
          <w:pPr>
            <w:pStyle w:val="Sumrio3"/>
            <w:rPr>
              <w:ins w:id="66" w:author="Igor Santiago" w:date="2022-06-09T12:13:00Z"/>
              <w:rFonts w:asciiTheme="minorHAnsi" w:eastAsiaTheme="minorEastAsia" w:hAnsiTheme="minorHAnsi" w:cstheme="minorBidi"/>
              <w:noProof/>
              <w:sz w:val="22"/>
              <w:szCs w:val="22"/>
              <w:lang w:val="pt-BR" w:eastAsia="pt-BR"/>
            </w:rPr>
          </w:pPr>
          <w:ins w:id="67"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"_Toc105669238"</w:instrText>
            </w:r>
            <w:r w:rsidRPr="00D22C95">
              <w:rPr>
                <w:rStyle w:val="Hyperlink"/>
                <w:noProof/>
              </w:rPr>
              <w:instrText xml:space="preserve"> </w:instrText>
            </w:r>
            <w:r w:rsidRPr="00D22C95">
              <w:rPr>
                <w:rStyle w:val="Hyperlink"/>
                <w:noProof/>
              </w:rPr>
              <w:fldChar w:fldCharType="separate"/>
            </w:r>
            <w:r w:rsidRPr="00D22C95">
              <w:rPr>
                <w:rStyle w:val="Hyperlink"/>
                <w:noProof/>
              </w:rPr>
              <w:t>2.1.4</w:t>
            </w:r>
            <w:r>
              <w:rPr>
                <w:rFonts w:asciiTheme="minorHAnsi" w:eastAsiaTheme="minorEastAsia" w:hAnsiTheme="minorHAnsi" w:cstheme="minorBidi"/>
                <w:noProof/>
                <w:sz w:val="22"/>
                <w:szCs w:val="22"/>
                <w:lang w:val="pt-BR" w:eastAsia="pt-BR"/>
              </w:rPr>
              <w:tab/>
            </w:r>
            <w:r w:rsidRPr="00D22C95">
              <w:rPr>
                <w:rStyle w:val="Hyperlink"/>
                <w:noProof/>
              </w:rPr>
              <w:t>Limites do produto</w:t>
            </w:r>
            <w:r>
              <w:rPr>
                <w:noProof/>
                <w:webHidden/>
              </w:rPr>
              <w:tab/>
            </w:r>
            <w:r>
              <w:rPr>
                <w:noProof/>
                <w:webHidden/>
              </w:rPr>
              <w:fldChar w:fldCharType="begin"/>
            </w:r>
            <w:r>
              <w:rPr>
                <w:noProof/>
                <w:webHidden/>
              </w:rPr>
              <w:instrText xml:space="preserve"> PAGEREF _Toc105669238 \h </w:instrText>
            </w:r>
          </w:ins>
          <w:r>
            <w:rPr>
              <w:noProof/>
              <w:webHidden/>
            </w:rPr>
          </w:r>
          <w:r>
            <w:rPr>
              <w:noProof/>
              <w:webHidden/>
            </w:rPr>
            <w:fldChar w:fldCharType="separate"/>
          </w:r>
          <w:ins w:id="68" w:author="Igor Santiago" w:date="2022-06-09T12:13:00Z">
            <w:r>
              <w:rPr>
                <w:noProof/>
                <w:webHidden/>
              </w:rPr>
              <w:t>5</w:t>
            </w:r>
            <w:r>
              <w:rPr>
                <w:noProof/>
                <w:webHidden/>
              </w:rPr>
              <w:fldChar w:fldCharType="end"/>
            </w:r>
            <w:r w:rsidRPr="00D22C95">
              <w:rPr>
                <w:rStyle w:val="Hyperlink"/>
                <w:noProof/>
              </w:rPr>
              <w:fldChar w:fldCharType="end"/>
            </w:r>
          </w:ins>
        </w:p>
        <w:p w14:paraId="388BC659" w14:textId="1A5973C7" w:rsidR="00105F1B" w:rsidRDefault="00105F1B">
          <w:pPr>
            <w:pStyle w:val="Sumrio3"/>
            <w:rPr>
              <w:ins w:id="69" w:author="Igor Santiago" w:date="2022-06-09T12:13:00Z"/>
              <w:rFonts w:asciiTheme="minorHAnsi" w:eastAsiaTheme="minorEastAsia" w:hAnsiTheme="minorHAnsi" w:cstheme="minorBidi"/>
              <w:noProof/>
              <w:sz w:val="22"/>
              <w:szCs w:val="22"/>
              <w:lang w:val="pt-BR" w:eastAsia="pt-BR"/>
            </w:rPr>
          </w:pPr>
          <w:ins w:id="70"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"_Toc105669242"</w:instrText>
            </w:r>
            <w:r w:rsidRPr="00D22C95">
              <w:rPr>
                <w:rStyle w:val="Hyperlink"/>
                <w:noProof/>
              </w:rPr>
              <w:instrText xml:space="preserve"> </w:instrText>
            </w:r>
            <w:r w:rsidRPr="00D22C95">
              <w:rPr>
                <w:rStyle w:val="Hyperlink"/>
                <w:noProof/>
              </w:rPr>
              <w:fldChar w:fldCharType="separate"/>
            </w:r>
            <w:r w:rsidRPr="00D22C95">
              <w:rPr>
                <w:rStyle w:val="Hyperlink"/>
                <w:noProof/>
              </w:rPr>
              <w:t>2.1.5</w:t>
            </w:r>
            <w:r>
              <w:rPr>
                <w:rFonts w:asciiTheme="minorHAnsi" w:eastAsiaTheme="minorEastAsia" w:hAnsiTheme="minorHAnsi" w:cstheme="minorBidi"/>
                <w:noProof/>
                <w:sz w:val="22"/>
                <w:szCs w:val="22"/>
                <w:lang w:val="pt-BR" w:eastAsia="pt-BR"/>
              </w:rPr>
              <w:tab/>
            </w:r>
            <w:r w:rsidRPr="00D22C95">
              <w:rPr>
                <w:rStyle w:val="Hyperlink"/>
                <w:noProof/>
              </w:rPr>
              <w:t>Benefícios do produto</w:t>
            </w:r>
            <w:r>
              <w:rPr>
                <w:noProof/>
                <w:webHidden/>
              </w:rPr>
              <w:tab/>
            </w:r>
            <w:r>
              <w:rPr>
                <w:noProof/>
                <w:webHidden/>
              </w:rPr>
              <w:fldChar w:fldCharType="begin"/>
            </w:r>
            <w:r>
              <w:rPr>
                <w:noProof/>
                <w:webHidden/>
              </w:rPr>
              <w:instrText xml:space="preserve"> PAGEREF _Toc105669242 \h </w:instrText>
            </w:r>
          </w:ins>
          <w:r>
            <w:rPr>
              <w:noProof/>
              <w:webHidden/>
            </w:rPr>
          </w:r>
          <w:r>
            <w:rPr>
              <w:noProof/>
              <w:webHidden/>
            </w:rPr>
            <w:fldChar w:fldCharType="separate"/>
          </w:r>
          <w:ins w:id="71" w:author="Igor Santiago" w:date="2022-06-09T12:13:00Z">
            <w:r>
              <w:rPr>
                <w:noProof/>
                <w:webHidden/>
              </w:rPr>
              <w:t>5</w:t>
            </w:r>
            <w:r>
              <w:rPr>
                <w:noProof/>
                <w:webHidden/>
              </w:rPr>
              <w:fldChar w:fldCharType="end"/>
            </w:r>
            <w:r w:rsidRPr="00D22C95">
              <w:rPr>
                <w:rStyle w:val="Hyperlink"/>
                <w:noProof/>
              </w:rPr>
              <w:fldChar w:fldCharType="end"/>
            </w:r>
          </w:ins>
        </w:p>
        <w:p w14:paraId="6545219E" w14:textId="031A7B9B" w:rsidR="00105F1B" w:rsidRDefault="00105F1B">
          <w:pPr>
            <w:pStyle w:val="Sumrio2"/>
            <w:tabs>
              <w:tab w:val="left" w:pos="1000"/>
            </w:tabs>
            <w:rPr>
              <w:ins w:id="72" w:author="Igor Santiago" w:date="2022-06-09T12:13:00Z"/>
              <w:rFonts w:asciiTheme="minorHAnsi" w:eastAsiaTheme="minorEastAsia" w:hAnsiTheme="minorHAnsi" w:cstheme="minorBidi"/>
              <w:noProof/>
              <w:sz w:val="22"/>
              <w:szCs w:val="22"/>
              <w:lang w:val="pt-BR" w:eastAsia="pt-BR"/>
            </w:rPr>
          </w:pPr>
          <w:ins w:id="73"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"_Toc105669246"</w:instrText>
            </w:r>
            <w:r w:rsidRPr="00D22C95">
              <w:rPr>
                <w:rStyle w:val="Hyperlink"/>
                <w:noProof/>
              </w:rPr>
              <w:instrText xml:space="preserve"> </w:instrText>
            </w:r>
            <w:r w:rsidRPr="00D22C95">
              <w:rPr>
                <w:rStyle w:val="Hyperlink"/>
                <w:noProof/>
              </w:rPr>
              <w:fldChar w:fldCharType="separate"/>
            </w:r>
            <w:r w:rsidRPr="00D22C95">
              <w:rPr>
                <w:rStyle w:val="Hyperlink"/>
                <w:noProof/>
              </w:rPr>
              <w:t>2.2</w:t>
            </w:r>
            <w:r>
              <w:rPr>
                <w:rFonts w:asciiTheme="minorHAnsi" w:eastAsiaTheme="minorEastAsia" w:hAnsiTheme="minorHAnsi" w:cstheme="minorBidi"/>
                <w:noProof/>
                <w:sz w:val="22"/>
                <w:szCs w:val="22"/>
                <w:lang w:val="pt-BR" w:eastAsia="pt-BR"/>
              </w:rPr>
              <w:tab/>
            </w:r>
            <w:r w:rsidRPr="00D22C95">
              <w:rPr>
                <w:rStyle w:val="Hyperlink"/>
                <w:noProof/>
              </w:rPr>
              <w:t>Serviços oferecidos pelo produto</w:t>
            </w:r>
            <w:r>
              <w:rPr>
                <w:noProof/>
                <w:webHidden/>
              </w:rPr>
              <w:tab/>
            </w:r>
            <w:r>
              <w:rPr>
                <w:noProof/>
                <w:webHidden/>
              </w:rPr>
              <w:fldChar w:fldCharType="begin"/>
            </w:r>
            <w:r>
              <w:rPr>
                <w:noProof/>
                <w:webHidden/>
              </w:rPr>
              <w:instrText xml:space="preserve"> PAGEREF _Toc105669246 \h </w:instrText>
            </w:r>
          </w:ins>
          <w:r>
            <w:rPr>
              <w:noProof/>
              <w:webHidden/>
            </w:rPr>
          </w:r>
          <w:r>
            <w:rPr>
              <w:noProof/>
              <w:webHidden/>
            </w:rPr>
            <w:fldChar w:fldCharType="separate"/>
          </w:r>
          <w:ins w:id="74" w:author="Igor Santiago" w:date="2022-06-09T12:13:00Z">
            <w:r>
              <w:rPr>
                <w:noProof/>
                <w:webHidden/>
              </w:rPr>
              <w:t>5</w:t>
            </w:r>
            <w:r>
              <w:rPr>
                <w:noProof/>
                <w:webHidden/>
              </w:rPr>
              <w:fldChar w:fldCharType="end"/>
            </w:r>
            <w:r w:rsidRPr="00D22C95">
              <w:rPr>
                <w:rStyle w:val="Hyperlink"/>
                <w:noProof/>
              </w:rPr>
              <w:fldChar w:fldCharType="end"/>
            </w:r>
          </w:ins>
        </w:p>
        <w:p w14:paraId="282789B6" w14:textId="1291BB91" w:rsidR="00105F1B" w:rsidRDefault="00105F1B">
          <w:pPr>
            <w:pStyle w:val="Sumrio3"/>
            <w:rPr>
              <w:ins w:id="75" w:author="Igor Santiago" w:date="2022-06-09T12:13:00Z"/>
              <w:rFonts w:asciiTheme="minorHAnsi" w:eastAsiaTheme="minorEastAsia" w:hAnsiTheme="minorHAnsi" w:cstheme="minorBidi"/>
              <w:noProof/>
              <w:sz w:val="22"/>
              <w:szCs w:val="22"/>
              <w:lang w:val="pt-BR" w:eastAsia="pt-BR"/>
            </w:rPr>
          </w:pPr>
          <w:ins w:id="76"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"_Toc105669247"</w:instrText>
            </w:r>
            <w:r w:rsidRPr="00D22C95">
              <w:rPr>
                <w:rStyle w:val="Hyperlink"/>
                <w:noProof/>
              </w:rPr>
              <w:instrText xml:space="preserve"> </w:instrText>
            </w:r>
            <w:r w:rsidRPr="00D22C95">
              <w:rPr>
                <w:rStyle w:val="Hyperlink"/>
                <w:noProof/>
              </w:rPr>
              <w:fldChar w:fldCharType="separate"/>
            </w:r>
            <w:r w:rsidRPr="00D22C95">
              <w:rPr>
                <w:rStyle w:val="Hyperlink"/>
                <w:noProof/>
              </w:rPr>
              <w:t>2.2.1</w:t>
            </w:r>
            <w:r>
              <w:rPr>
                <w:rFonts w:asciiTheme="minorHAnsi" w:eastAsiaTheme="minorEastAsia" w:hAnsiTheme="minorHAnsi" w:cstheme="minorBidi"/>
                <w:noProof/>
                <w:sz w:val="22"/>
                <w:szCs w:val="22"/>
                <w:lang w:val="pt-BR" w:eastAsia="pt-BR"/>
              </w:rPr>
              <w:tab/>
            </w:r>
            <w:r w:rsidRPr="00D22C95">
              <w:rPr>
                <w:rStyle w:val="Hyperlink"/>
                <w:noProof/>
              </w:rPr>
              <w:t>Diagrama de contexto</w:t>
            </w:r>
            <w:r>
              <w:rPr>
                <w:noProof/>
                <w:webHidden/>
              </w:rPr>
              <w:tab/>
            </w:r>
            <w:r>
              <w:rPr>
                <w:noProof/>
                <w:webHidden/>
              </w:rPr>
              <w:fldChar w:fldCharType="begin"/>
            </w:r>
            <w:r>
              <w:rPr>
                <w:noProof/>
                <w:webHidden/>
              </w:rPr>
              <w:instrText xml:space="preserve"> PAGEREF _Toc105669247 \h </w:instrText>
            </w:r>
          </w:ins>
          <w:r>
            <w:rPr>
              <w:noProof/>
              <w:webHidden/>
            </w:rPr>
          </w:r>
          <w:r>
            <w:rPr>
              <w:noProof/>
              <w:webHidden/>
            </w:rPr>
            <w:fldChar w:fldCharType="separate"/>
          </w:r>
          <w:ins w:id="77" w:author="Igor Santiago" w:date="2022-06-09T12:13:00Z">
            <w:r>
              <w:rPr>
                <w:noProof/>
                <w:webHidden/>
              </w:rPr>
              <w:t>6</w:t>
            </w:r>
            <w:r>
              <w:rPr>
                <w:noProof/>
                <w:webHidden/>
              </w:rPr>
              <w:fldChar w:fldCharType="end"/>
            </w:r>
            <w:r w:rsidRPr="00D22C95">
              <w:rPr>
                <w:rStyle w:val="Hyperlink"/>
                <w:noProof/>
              </w:rPr>
              <w:fldChar w:fldCharType="end"/>
            </w:r>
          </w:ins>
        </w:p>
        <w:p w14:paraId="0FDAC065" w14:textId="6C48EC94" w:rsidR="00105F1B" w:rsidRDefault="00105F1B">
          <w:pPr>
            <w:pStyle w:val="Sumrio3"/>
            <w:rPr>
              <w:ins w:id="78" w:author="Igor Santiago" w:date="2022-06-09T12:13:00Z"/>
              <w:rFonts w:asciiTheme="minorHAnsi" w:eastAsiaTheme="minorEastAsia" w:hAnsiTheme="minorHAnsi" w:cstheme="minorBidi"/>
              <w:noProof/>
              <w:sz w:val="22"/>
              <w:szCs w:val="22"/>
              <w:lang w:val="pt-BR" w:eastAsia="pt-BR"/>
            </w:rPr>
          </w:pPr>
          <w:ins w:id="79"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"_Toc105669248"</w:instrText>
            </w:r>
            <w:r w:rsidRPr="00D22C95">
              <w:rPr>
                <w:rStyle w:val="Hyperlink"/>
                <w:noProof/>
              </w:rPr>
              <w:instrText xml:space="preserve"> </w:instrText>
            </w:r>
            <w:r w:rsidRPr="00D22C95">
              <w:rPr>
                <w:rStyle w:val="Hyperlink"/>
                <w:noProof/>
              </w:rPr>
              <w:fldChar w:fldCharType="separate"/>
            </w:r>
            <w:r w:rsidRPr="00D22C95">
              <w:rPr>
                <w:rStyle w:val="Hyperlink"/>
                <w:noProof/>
              </w:rPr>
              <w:t>2.2.2</w:t>
            </w:r>
            <w:r>
              <w:rPr>
                <w:rFonts w:asciiTheme="minorHAnsi" w:eastAsiaTheme="minorEastAsia" w:hAnsiTheme="minorHAnsi" w:cstheme="minorBidi"/>
                <w:noProof/>
                <w:sz w:val="22"/>
                <w:szCs w:val="22"/>
                <w:lang w:val="pt-BR" w:eastAsia="pt-BR"/>
              </w:rPr>
              <w:tab/>
            </w:r>
            <w:r w:rsidRPr="00D22C95">
              <w:rPr>
                <w:rStyle w:val="Hyperlink"/>
                <w:noProof/>
              </w:rPr>
              <w:t>Descricão dos Servicos</w:t>
            </w:r>
            <w:r>
              <w:rPr>
                <w:noProof/>
                <w:webHidden/>
              </w:rPr>
              <w:tab/>
            </w:r>
            <w:r>
              <w:rPr>
                <w:noProof/>
                <w:webHidden/>
              </w:rPr>
              <w:fldChar w:fldCharType="begin"/>
            </w:r>
            <w:r>
              <w:rPr>
                <w:noProof/>
                <w:webHidden/>
              </w:rPr>
              <w:instrText xml:space="preserve"> PAGEREF _Toc105669248 \h </w:instrText>
            </w:r>
          </w:ins>
          <w:r>
            <w:rPr>
              <w:noProof/>
              <w:webHidden/>
            </w:rPr>
          </w:r>
          <w:r>
            <w:rPr>
              <w:noProof/>
              <w:webHidden/>
            </w:rPr>
            <w:fldChar w:fldCharType="separate"/>
          </w:r>
          <w:ins w:id="80" w:author="Igor Santiago" w:date="2022-06-09T12:13:00Z">
            <w:r>
              <w:rPr>
                <w:noProof/>
                <w:webHidden/>
              </w:rPr>
              <w:t>6</w:t>
            </w:r>
            <w:r>
              <w:rPr>
                <w:noProof/>
                <w:webHidden/>
              </w:rPr>
              <w:fldChar w:fldCharType="end"/>
            </w:r>
            <w:r w:rsidRPr="00D22C95">
              <w:rPr>
                <w:rStyle w:val="Hyperlink"/>
                <w:noProof/>
              </w:rPr>
              <w:fldChar w:fldCharType="end"/>
            </w:r>
          </w:ins>
        </w:p>
        <w:p w14:paraId="56139BC9" w14:textId="44055F9B" w:rsidR="00105F1B" w:rsidRDefault="00105F1B">
          <w:pPr>
            <w:pStyle w:val="Sumrio3"/>
            <w:rPr>
              <w:ins w:id="81" w:author="Igor Santiago" w:date="2022-06-09T12:13:00Z"/>
              <w:rFonts w:asciiTheme="minorHAnsi" w:eastAsiaTheme="minorEastAsia" w:hAnsiTheme="minorHAnsi" w:cstheme="minorBidi"/>
              <w:noProof/>
              <w:sz w:val="22"/>
              <w:szCs w:val="22"/>
              <w:lang w:val="pt-BR" w:eastAsia="pt-BR"/>
            </w:rPr>
          </w:pPr>
          <w:ins w:id="82"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"_Toc105669249"</w:instrText>
            </w:r>
            <w:r w:rsidRPr="00D22C95">
              <w:rPr>
                <w:rStyle w:val="Hyperlink"/>
                <w:noProof/>
              </w:rPr>
              <w:instrText xml:space="preserve"> </w:instrText>
            </w:r>
            <w:r w:rsidRPr="00D22C95">
              <w:rPr>
                <w:rStyle w:val="Hyperlink"/>
                <w:noProof/>
              </w:rPr>
              <w:fldChar w:fldCharType="separate"/>
            </w:r>
            <w:r w:rsidRPr="00D22C95">
              <w:rPr>
                <w:rStyle w:val="Hyperlink"/>
                <w:noProof/>
              </w:rPr>
              <w:t>2.2.3</w:t>
            </w:r>
            <w:r>
              <w:rPr>
                <w:rFonts w:asciiTheme="minorHAnsi" w:eastAsiaTheme="minorEastAsia" w:hAnsiTheme="minorHAnsi" w:cstheme="minorBidi"/>
                <w:noProof/>
                <w:sz w:val="22"/>
                <w:szCs w:val="22"/>
                <w:lang w:val="pt-BR" w:eastAsia="pt-BR"/>
              </w:rPr>
              <w:tab/>
            </w:r>
            <w:r w:rsidRPr="00D22C95">
              <w:rPr>
                <w:rStyle w:val="Hyperlink"/>
                <w:noProof/>
              </w:rPr>
              <w:t>Generalizacão dos Atores</w:t>
            </w:r>
            <w:r>
              <w:rPr>
                <w:noProof/>
                <w:webHidden/>
              </w:rPr>
              <w:tab/>
            </w:r>
            <w:r>
              <w:rPr>
                <w:noProof/>
                <w:webHidden/>
              </w:rPr>
              <w:fldChar w:fldCharType="begin"/>
            </w:r>
            <w:r>
              <w:rPr>
                <w:noProof/>
                <w:webHidden/>
              </w:rPr>
              <w:instrText xml:space="preserve"> PAGEREF _Toc105669249 \h </w:instrText>
            </w:r>
          </w:ins>
          <w:r>
            <w:rPr>
              <w:noProof/>
              <w:webHidden/>
            </w:rPr>
          </w:r>
          <w:r>
            <w:rPr>
              <w:noProof/>
              <w:webHidden/>
            </w:rPr>
            <w:fldChar w:fldCharType="separate"/>
          </w:r>
          <w:ins w:id="83" w:author="Igor Santiago" w:date="2022-06-09T12:13:00Z">
            <w:r>
              <w:rPr>
                <w:noProof/>
                <w:webHidden/>
              </w:rPr>
              <w:t>7</w:t>
            </w:r>
            <w:r>
              <w:rPr>
                <w:noProof/>
                <w:webHidden/>
              </w:rPr>
              <w:fldChar w:fldCharType="end"/>
            </w:r>
            <w:r w:rsidRPr="00D22C95">
              <w:rPr>
                <w:rStyle w:val="Hyperlink"/>
                <w:noProof/>
              </w:rPr>
              <w:fldChar w:fldCharType="end"/>
            </w:r>
          </w:ins>
        </w:p>
        <w:p w14:paraId="494C5798" w14:textId="449A53BA" w:rsidR="00105F1B" w:rsidRDefault="00105F1B">
          <w:pPr>
            <w:pStyle w:val="Sumrio3"/>
            <w:rPr>
              <w:ins w:id="84" w:author="Igor Santiago" w:date="2022-06-09T12:13:00Z"/>
              <w:rFonts w:asciiTheme="minorHAnsi" w:eastAsiaTheme="minorEastAsia" w:hAnsiTheme="minorHAnsi" w:cstheme="minorBidi"/>
              <w:noProof/>
              <w:sz w:val="22"/>
              <w:szCs w:val="22"/>
              <w:lang w:val="pt-BR" w:eastAsia="pt-BR"/>
            </w:rPr>
          </w:pPr>
          <w:ins w:id="85"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"_Toc105669250"</w:instrText>
            </w:r>
            <w:r w:rsidRPr="00D22C95">
              <w:rPr>
                <w:rStyle w:val="Hyperlink"/>
                <w:noProof/>
              </w:rPr>
              <w:instrText xml:space="preserve"> </w:instrText>
            </w:r>
            <w:r w:rsidRPr="00D22C95">
              <w:rPr>
                <w:rStyle w:val="Hyperlink"/>
                <w:noProof/>
              </w:rPr>
              <w:fldChar w:fldCharType="separate"/>
            </w:r>
            <w:r>
              <w:rPr>
                <w:rFonts w:asciiTheme="minorHAnsi" w:eastAsiaTheme="minorEastAsia" w:hAnsiTheme="minorHAnsi" w:cstheme="minorBidi"/>
                <w:noProof/>
                <w:sz w:val="22"/>
                <w:szCs w:val="22"/>
                <w:lang w:val="pt-BR" w:eastAsia="pt-BR"/>
              </w:rPr>
              <w:tab/>
            </w:r>
            <w:r w:rsidRPr="00D22C95">
              <w:rPr>
                <w:rStyle w:val="Hyperlink"/>
                <w:noProof/>
              </w:rPr>
              <w:t>Descricão dos Atores</w:t>
            </w:r>
            <w:r>
              <w:rPr>
                <w:noProof/>
                <w:webHidden/>
              </w:rPr>
              <w:tab/>
            </w:r>
            <w:r>
              <w:rPr>
                <w:noProof/>
                <w:webHidden/>
              </w:rPr>
              <w:fldChar w:fldCharType="begin"/>
            </w:r>
            <w:r>
              <w:rPr>
                <w:noProof/>
                <w:webHidden/>
              </w:rPr>
              <w:instrText xml:space="preserve"> PAGEREF _Toc105669250 \h </w:instrText>
            </w:r>
          </w:ins>
          <w:r>
            <w:rPr>
              <w:noProof/>
              <w:webHidden/>
            </w:rPr>
          </w:r>
          <w:r>
            <w:rPr>
              <w:noProof/>
              <w:webHidden/>
            </w:rPr>
            <w:fldChar w:fldCharType="separate"/>
          </w:r>
          <w:ins w:id="86" w:author="Igor Santiago" w:date="2022-06-09T12:13:00Z">
            <w:r>
              <w:rPr>
                <w:noProof/>
                <w:webHidden/>
              </w:rPr>
              <w:t>7</w:t>
            </w:r>
            <w:r>
              <w:rPr>
                <w:noProof/>
                <w:webHidden/>
              </w:rPr>
              <w:fldChar w:fldCharType="end"/>
            </w:r>
            <w:r w:rsidRPr="00D22C95">
              <w:rPr>
                <w:rStyle w:val="Hyperlink"/>
                <w:noProof/>
              </w:rPr>
              <w:fldChar w:fldCharType="end"/>
            </w:r>
          </w:ins>
        </w:p>
        <w:p w14:paraId="10C93970" w14:textId="51444573" w:rsidR="00105F1B" w:rsidRDefault="00105F1B">
          <w:pPr>
            <w:pStyle w:val="Sumrio3"/>
            <w:rPr>
              <w:ins w:id="87" w:author="Igor Santiago" w:date="2022-06-09T12:13:00Z"/>
              <w:rFonts w:asciiTheme="minorHAnsi" w:eastAsiaTheme="minorEastAsia" w:hAnsiTheme="minorHAnsi" w:cstheme="minorBidi"/>
              <w:noProof/>
              <w:sz w:val="22"/>
              <w:szCs w:val="22"/>
              <w:lang w:val="pt-BR" w:eastAsia="pt-BR"/>
            </w:rPr>
          </w:pPr>
          <w:ins w:id="88"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"_Toc105669255"</w:instrText>
            </w:r>
            <w:r w:rsidRPr="00D22C95">
              <w:rPr>
                <w:rStyle w:val="Hyperlink"/>
                <w:noProof/>
              </w:rPr>
              <w:instrText xml:space="preserve"> </w:instrText>
            </w:r>
            <w:r w:rsidRPr="00D22C95">
              <w:rPr>
                <w:rStyle w:val="Hyperlink"/>
                <w:noProof/>
              </w:rPr>
              <w:fldChar w:fldCharType="separate"/>
            </w:r>
            <w:r w:rsidRPr="00D22C95">
              <w:rPr>
                <w:rStyle w:val="Hyperlink"/>
                <w:noProof/>
              </w:rPr>
              <w:t>2.2.4</w:t>
            </w:r>
            <w:r>
              <w:rPr>
                <w:noProof/>
                <w:webHidden/>
              </w:rPr>
              <w:tab/>
            </w:r>
            <w:r>
              <w:rPr>
                <w:noProof/>
                <w:webHidden/>
              </w:rPr>
              <w:fldChar w:fldCharType="begin"/>
            </w:r>
            <w:r>
              <w:rPr>
                <w:noProof/>
                <w:webHidden/>
              </w:rPr>
              <w:instrText xml:space="preserve"> PAGEREF _Toc105669255 \h </w:instrText>
            </w:r>
          </w:ins>
          <w:r>
            <w:rPr>
              <w:noProof/>
              <w:webHidden/>
            </w:rPr>
          </w:r>
          <w:r>
            <w:rPr>
              <w:noProof/>
              <w:webHidden/>
            </w:rPr>
            <w:fldChar w:fldCharType="separate"/>
          </w:r>
          <w:ins w:id="89" w:author="Igor Santiago" w:date="2022-06-09T12:13:00Z">
            <w:r>
              <w:rPr>
                <w:noProof/>
                <w:webHidden/>
              </w:rPr>
              <w:t>7</w:t>
            </w:r>
            <w:r>
              <w:rPr>
                <w:noProof/>
                <w:webHidden/>
              </w:rPr>
              <w:fldChar w:fldCharType="end"/>
            </w:r>
            <w:r w:rsidRPr="00D22C95">
              <w:rPr>
                <w:rStyle w:val="Hyperlink"/>
                <w:noProof/>
              </w:rPr>
              <w:fldChar w:fldCharType="end"/>
            </w:r>
          </w:ins>
        </w:p>
        <w:p w14:paraId="12AD41A7" w14:textId="18F9D520" w:rsidR="00105F1B" w:rsidRDefault="00105F1B">
          <w:pPr>
            <w:pStyle w:val="Sumrio1"/>
            <w:tabs>
              <w:tab w:val="left" w:pos="432"/>
            </w:tabs>
            <w:rPr>
              <w:ins w:id="90" w:author="Igor Santiago" w:date="2022-06-09T12:13:00Z"/>
              <w:rFonts w:asciiTheme="minorHAnsi" w:eastAsiaTheme="minorEastAsia" w:hAnsiTheme="minorHAnsi" w:cstheme="minorBidi"/>
              <w:noProof/>
              <w:sz w:val="22"/>
              <w:szCs w:val="22"/>
              <w:lang w:val="pt-BR" w:eastAsia="pt-BR"/>
            </w:rPr>
          </w:pPr>
          <w:ins w:id="91"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"_Toc105669256"</w:instrText>
            </w:r>
            <w:r w:rsidRPr="00D22C95">
              <w:rPr>
                <w:rStyle w:val="Hyperlink"/>
                <w:noProof/>
              </w:rPr>
              <w:instrText xml:space="preserve"> </w:instrText>
            </w:r>
            <w:r w:rsidRPr="00D22C95">
              <w:rPr>
                <w:rStyle w:val="Hyperlink"/>
                <w:noProof/>
              </w:rPr>
              <w:fldChar w:fldCharType="separate"/>
            </w:r>
            <w:r w:rsidRPr="00D22C95">
              <w:rPr>
                <w:rStyle w:val="Hyperlink"/>
                <w:noProof/>
              </w:rPr>
              <w:t>3.</w:t>
            </w:r>
            <w:r>
              <w:rPr>
                <w:rFonts w:asciiTheme="minorHAnsi" w:eastAsiaTheme="minorEastAsia" w:hAnsiTheme="minorHAnsi" w:cstheme="minorBidi"/>
                <w:noProof/>
                <w:sz w:val="22"/>
                <w:szCs w:val="22"/>
                <w:lang w:val="pt-BR" w:eastAsia="pt-BR"/>
              </w:rPr>
              <w:tab/>
            </w:r>
            <w:r w:rsidRPr="00D22C95">
              <w:rPr>
                <w:rStyle w:val="Hyperlink"/>
                <w:noProof/>
              </w:rPr>
              <w:t>Definições e Siglas</w:t>
            </w:r>
            <w:r>
              <w:rPr>
                <w:noProof/>
                <w:webHidden/>
              </w:rPr>
              <w:tab/>
            </w:r>
            <w:r>
              <w:rPr>
                <w:noProof/>
                <w:webHidden/>
              </w:rPr>
              <w:fldChar w:fldCharType="begin"/>
            </w:r>
            <w:r>
              <w:rPr>
                <w:noProof/>
                <w:webHidden/>
              </w:rPr>
              <w:instrText xml:space="preserve"> PAGEREF _Toc105669256 \h </w:instrText>
            </w:r>
          </w:ins>
          <w:r>
            <w:rPr>
              <w:noProof/>
              <w:webHidden/>
            </w:rPr>
          </w:r>
          <w:r>
            <w:rPr>
              <w:noProof/>
              <w:webHidden/>
            </w:rPr>
            <w:fldChar w:fldCharType="separate"/>
          </w:r>
          <w:ins w:id="92" w:author="Igor Santiago" w:date="2022-06-09T12:13:00Z">
            <w:r>
              <w:rPr>
                <w:noProof/>
                <w:webHidden/>
              </w:rPr>
              <w:t>8</w:t>
            </w:r>
            <w:r>
              <w:rPr>
                <w:noProof/>
                <w:webHidden/>
              </w:rPr>
              <w:fldChar w:fldCharType="end"/>
            </w:r>
            <w:r w:rsidRPr="00D22C95">
              <w:rPr>
                <w:rStyle w:val="Hyperlink"/>
                <w:noProof/>
              </w:rPr>
              <w:fldChar w:fldCharType="end"/>
            </w:r>
          </w:ins>
        </w:p>
        <w:p w14:paraId="1BBC4D7B" w14:textId="1F9C7D99" w:rsidR="00105F1B" w:rsidRDefault="00105F1B">
          <w:pPr>
            <w:pStyle w:val="Sumrio1"/>
            <w:tabs>
              <w:tab w:val="left" w:pos="432"/>
            </w:tabs>
            <w:rPr>
              <w:ins w:id="93" w:author="Igor Santiago" w:date="2022-06-09T12:13:00Z"/>
              <w:rFonts w:asciiTheme="minorHAnsi" w:eastAsiaTheme="minorEastAsia" w:hAnsiTheme="minorHAnsi" w:cstheme="minorBidi"/>
              <w:noProof/>
              <w:sz w:val="22"/>
              <w:szCs w:val="22"/>
              <w:lang w:val="pt-BR" w:eastAsia="pt-BR"/>
            </w:rPr>
          </w:pPr>
          <w:ins w:id="94"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"_Toc105669257"</w:instrText>
            </w:r>
            <w:r w:rsidRPr="00D22C95">
              <w:rPr>
                <w:rStyle w:val="Hyperlink"/>
                <w:noProof/>
              </w:rPr>
              <w:instrText xml:space="preserve"> </w:instrText>
            </w:r>
            <w:r w:rsidRPr="00D22C95">
              <w:rPr>
                <w:rStyle w:val="Hyperlink"/>
                <w:noProof/>
              </w:rPr>
              <w:fldChar w:fldCharType="separate"/>
            </w:r>
            <w:r w:rsidRPr="00D22C95">
              <w:rPr>
                <w:rStyle w:val="Hyperlink"/>
                <w:noProof/>
              </w:rPr>
              <w:t>4.</w:t>
            </w:r>
            <w:r>
              <w:rPr>
                <w:rFonts w:asciiTheme="minorHAnsi" w:eastAsiaTheme="minorEastAsia" w:hAnsiTheme="minorHAnsi" w:cstheme="minorBidi"/>
                <w:noProof/>
                <w:sz w:val="22"/>
                <w:szCs w:val="22"/>
                <w:lang w:val="pt-BR" w:eastAsia="pt-BR"/>
              </w:rPr>
              <w:tab/>
            </w:r>
            <w:r w:rsidRPr="00D22C95">
              <w:rPr>
                <w:rStyle w:val="Hyperlink"/>
                <w:noProof/>
              </w:rPr>
              <w:t>Requisitos de Interface</w:t>
            </w:r>
            <w:r>
              <w:rPr>
                <w:noProof/>
                <w:webHidden/>
              </w:rPr>
              <w:tab/>
            </w:r>
            <w:r>
              <w:rPr>
                <w:noProof/>
                <w:webHidden/>
              </w:rPr>
              <w:fldChar w:fldCharType="begin"/>
            </w:r>
            <w:r>
              <w:rPr>
                <w:noProof/>
                <w:webHidden/>
              </w:rPr>
              <w:instrText xml:space="preserve"> PAGEREF _Toc105669257 \h </w:instrText>
            </w:r>
          </w:ins>
          <w:r>
            <w:rPr>
              <w:noProof/>
              <w:webHidden/>
            </w:rPr>
          </w:r>
          <w:r>
            <w:rPr>
              <w:noProof/>
              <w:webHidden/>
            </w:rPr>
            <w:fldChar w:fldCharType="separate"/>
          </w:r>
          <w:ins w:id="95" w:author="Igor Santiago" w:date="2022-06-09T12:13:00Z">
            <w:r>
              <w:rPr>
                <w:noProof/>
                <w:webHidden/>
              </w:rPr>
              <w:t>8</w:t>
            </w:r>
            <w:r>
              <w:rPr>
                <w:noProof/>
                <w:webHidden/>
              </w:rPr>
              <w:fldChar w:fldCharType="end"/>
            </w:r>
            <w:r w:rsidRPr="00D22C95">
              <w:rPr>
                <w:rStyle w:val="Hyperlink"/>
                <w:noProof/>
              </w:rPr>
              <w:fldChar w:fldCharType="end"/>
            </w:r>
          </w:ins>
        </w:p>
        <w:p w14:paraId="21F528CC" w14:textId="7DEA30F5" w:rsidR="00105F1B" w:rsidRDefault="00105F1B">
          <w:pPr>
            <w:pStyle w:val="Sumrio1"/>
            <w:rPr>
              <w:ins w:id="96" w:author="Igor Santiago" w:date="2022-06-09T12:13:00Z"/>
              <w:rFonts w:asciiTheme="minorHAnsi" w:eastAsiaTheme="minorEastAsia" w:hAnsiTheme="minorHAnsi" w:cstheme="minorBidi"/>
              <w:noProof/>
              <w:sz w:val="22"/>
              <w:szCs w:val="22"/>
              <w:lang w:val="pt-BR" w:eastAsia="pt-BR"/>
            </w:rPr>
          </w:pPr>
          <w:ins w:id="97"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"_Toc105669258"</w:instrText>
            </w:r>
            <w:r w:rsidRPr="00D22C95">
              <w:rPr>
                <w:rStyle w:val="Hyperlink"/>
                <w:noProof/>
              </w:rPr>
              <w:instrText xml:space="preserve"> </w:instrText>
            </w:r>
            <w:r w:rsidRPr="00D22C95">
              <w:rPr>
                <w:rStyle w:val="Hyperlink"/>
                <w:noProof/>
              </w:rPr>
              <w:fldChar w:fldCharType="separate"/>
            </w:r>
            <w:r>
              <w:rPr>
                <w:rFonts w:asciiTheme="minorHAnsi" w:eastAsiaTheme="minorEastAsia" w:hAnsiTheme="minorHAnsi" w:cstheme="minorBidi"/>
                <w:noProof/>
                <w:sz w:val="22"/>
                <w:szCs w:val="22"/>
                <w:lang w:val="pt-BR" w:eastAsia="pt-BR"/>
              </w:rPr>
              <w:tab/>
            </w:r>
            <w:r w:rsidRPr="00D22C95">
              <w:rPr>
                <w:rStyle w:val="Hyperlink"/>
                <w:noProof/>
                <w:lang w:val="pt-BR"/>
              </w:rPr>
              <w:t>Backlog e Sprint Backlog</w:t>
            </w:r>
            <w:r>
              <w:rPr>
                <w:noProof/>
                <w:webHidden/>
              </w:rPr>
              <w:tab/>
            </w:r>
            <w:r>
              <w:rPr>
                <w:noProof/>
                <w:webHidden/>
              </w:rPr>
              <w:fldChar w:fldCharType="begin"/>
            </w:r>
            <w:r>
              <w:rPr>
                <w:noProof/>
                <w:webHidden/>
              </w:rPr>
              <w:instrText xml:space="preserve"> PAGEREF _Toc105669258 \h </w:instrText>
            </w:r>
          </w:ins>
          <w:r>
            <w:rPr>
              <w:noProof/>
              <w:webHidden/>
            </w:rPr>
          </w:r>
          <w:r>
            <w:rPr>
              <w:noProof/>
              <w:webHidden/>
            </w:rPr>
            <w:fldChar w:fldCharType="separate"/>
          </w:r>
          <w:ins w:id="98" w:author="Igor Santiago" w:date="2022-06-09T12:13:00Z">
            <w:r>
              <w:rPr>
                <w:noProof/>
                <w:webHidden/>
              </w:rPr>
              <w:t>12</w:t>
            </w:r>
            <w:r>
              <w:rPr>
                <w:noProof/>
                <w:webHidden/>
              </w:rPr>
              <w:fldChar w:fldCharType="end"/>
            </w:r>
            <w:r w:rsidRPr="00D22C95">
              <w:rPr>
                <w:rStyle w:val="Hyperlink"/>
                <w:noProof/>
              </w:rPr>
              <w:fldChar w:fldCharType="end"/>
            </w:r>
          </w:ins>
        </w:p>
        <w:p w14:paraId="552AEE07" w14:textId="74A557BD" w:rsidR="00105F1B" w:rsidRDefault="00105F1B">
          <w:pPr>
            <w:pStyle w:val="Sumrio1"/>
            <w:rPr>
              <w:ins w:id="99" w:author="Igor Santiago" w:date="2022-06-09T12:13:00Z"/>
              <w:rFonts w:asciiTheme="minorHAnsi" w:eastAsiaTheme="minorEastAsia" w:hAnsiTheme="minorHAnsi" w:cstheme="minorBidi"/>
              <w:noProof/>
              <w:sz w:val="22"/>
              <w:szCs w:val="22"/>
              <w:lang w:val="pt-BR" w:eastAsia="pt-BR"/>
            </w:rPr>
          </w:pPr>
          <w:ins w:id="100"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"_Toc105669263"</w:instrText>
            </w:r>
            <w:r w:rsidRPr="00D22C95">
              <w:rPr>
                <w:rStyle w:val="Hyperlink"/>
                <w:noProof/>
              </w:rPr>
              <w:instrText xml:space="preserve"> </w:instrText>
            </w:r>
            <w:r w:rsidRPr="00D22C95">
              <w:rPr>
                <w:rStyle w:val="Hyperlink"/>
                <w:noProof/>
              </w:rPr>
              <w:fldChar w:fldCharType="separate"/>
            </w:r>
            <w:r w:rsidRPr="00D22C95">
              <w:rPr>
                <w:rStyle w:val="Hyperlink"/>
                <w:noProof/>
                <w:lang w:val="pt-BR"/>
              </w:rPr>
              <w:t>5.</w:t>
            </w:r>
            <w:r>
              <w:rPr>
                <w:noProof/>
                <w:webHidden/>
              </w:rPr>
              <w:tab/>
            </w:r>
            <w:r>
              <w:rPr>
                <w:noProof/>
                <w:webHidden/>
              </w:rPr>
              <w:fldChar w:fldCharType="begin"/>
            </w:r>
            <w:r>
              <w:rPr>
                <w:noProof/>
                <w:webHidden/>
              </w:rPr>
              <w:instrText xml:space="preserve"> PAGEREF _Toc105669263 \h </w:instrText>
            </w:r>
          </w:ins>
          <w:r>
            <w:rPr>
              <w:noProof/>
              <w:webHidden/>
            </w:rPr>
          </w:r>
          <w:r>
            <w:rPr>
              <w:noProof/>
              <w:webHidden/>
            </w:rPr>
            <w:fldChar w:fldCharType="separate"/>
          </w:r>
          <w:ins w:id="101" w:author="Igor Santiago" w:date="2022-06-09T12:13:00Z">
            <w:r>
              <w:rPr>
                <w:noProof/>
                <w:webHidden/>
              </w:rPr>
              <w:t>12</w:t>
            </w:r>
            <w:r>
              <w:rPr>
                <w:noProof/>
                <w:webHidden/>
              </w:rPr>
              <w:fldChar w:fldCharType="end"/>
            </w:r>
            <w:r w:rsidRPr="00D22C95">
              <w:rPr>
                <w:rStyle w:val="Hyperlink"/>
                <w:noProof/>
              </w:rPr>
              <w:fldChar w:fldCharType="end"/>
            </w:r>
          </w:ins>
        </w:p>
        <w:p w14:paraId="6AFA6D2A" w14:textId="0178F7E8" w:rsidR="00105F1B" w:rsidRDefault="00105F1B">
          <w:pPr>
            <w:pStyle w:val="Sumrio2"/>
            <w:tabs>
              <w:tab w:val="left" w:pos="1000"/>
            </w:tabs>
            <w:rPr>
              <w:ins w:id="102" w:author="Igor Santiago" w:date="2022-06-09T12:13:00Z"/>
              <w:rFonts w:asciiTheme="minorHAnsi" w:eastAsiaTheme="minorEastAsia" w:hAnsiTheme="minorHAnsi" w:cstheme="minorBidi"/>
              <w:noProof/>
              <w:sz w:val="22"/>
              <w:szCs w:val="22"/>
              <w:lang w:val="pt-BR" w:eastAsia="pt-BR"/>
            </w:rPr>
          </w:pPr>
          <w:ins w:id="103"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"_Toc105669264"</w:instrText>
            </w:r>
            <w:r w:rsidRPr="00D22C95">
              <w:rPr>
                <w:rStyle w:val="Hyperlink"/>
                <w:noProof/>
              </w:rPr>
              <w:instrText xml:space="preserve"> </w:instrText>
            </w:r>
            <w:r w:rsidRPr="00D22C95">
              <w:rPr>
                <w:rStyle w:val="Hyperlink"/>
                <w:noProof/>
              </w:rPr>
              <w:fldChar w:fldCharType="separate"/>
            </w:r>
            <w:r w:rsidRPr="00D22C95">
              <w:rPr>
                <w:rStyle w:val="Hyperlink"/>
                <w:noProof/>
              </w:rPr>
              <w:t>5.1</w:t>
            </w:r>
            <w:r>
              <w:rPr>
                <w:rFonts w:asciiTheme="minorHAnsi" w:eastAsiaTheme="minorEastAsia" w:hAnsiTheme="minorHAnsi" w:cstheme="minorBidi"/>
                <w:noProof/>
                <w:sz w:val="22"/>
                <w:szCs w:val="22"/>
                <w:lang w:val="pt-BR" w:eastAsia="pt-BR"/>
              </w:rPr>
              <w:tab/>
            </w:r>
            <w:r w:rsidRPr="00D22C95">
              <w:rPr>
                <w:rStyle w:val="Hyperlink"/>
                <w:noProof/>
              </w:rPr>
              <w:t>Backlog do projeto</w:t>
            </w:r>
            <w:r>
              <w:rPr>
                <w:noProof/>
                <w:webHidden/>
              </w:rPr>
              <w:tab/>
            </w:r>
            <w:r>
              <w:rPr>
                <w:noProof/>
                <w:webHidden/>
              </w:rPr>
              <w:fldChar w:fldCharType="begin"/>
            </w:r>
            <w:r>
              <w:rPr>
                <w:noProof/>
                <w:webHidden/>
              </w:rPr>
              <w:instrText xml:space="preserve"> PAGEREF _Toc105669264 \h </w:instrText>
            </w:r>
          </w:ins>
          <w:r>
            <w:rPr>
              <w:noProof/>
              <w:webHidden/>
            </w:rPr>
          </w:r>
          <w:r>
            <w:rPr>
              <w:noProof/>
              <w:webHidden/>
            </w:rPr>
            <w:fldChar w:fldCharType="separate"/>
          </w:r>
          <w:ins w:id="104" w:author="Igor Santiago" w:date="2022-06-09T12:13:00Z">
            <w:r>
              <w:rPr>
                <w:noProof/>
                <w:webHidden/>
              </w:rPr>
              <w:t>12</w:t>
            </w:r>
            <w:r>
              <w:rPr>
                <w:noProof/>
                <w:webHidden/>
              </w:rPr>
              <w:fldChar w:fldCharType="end"/>
            </w:r>
            <w:r w:rsidRPr="00D22C95">
              <w:rPr>
                <w:rStyle w:val="Hyperlink"/>
                <w:noProof/>
              </w:rPr>
              <w:fldChar w:fldCharType="end"/>
            </w:r>
          </w:ins>
        </w:p>
        <w:p w14:paraId="243AD04E" w14:textId="1B4DD7E6" w:rsidR="00105F1B" w:rsidRDefault="00105F1B">
          <w:pPr>
            <w:pStyle w:val="Sumrio2"/>
            <w:tabs>
              <w:tab w:val="left" w:pos="1000"/>
            </w:tabs>
            <w:rPr>
              <w:ins w:id="105" w:author="Igor Santiago" w:date="2022-06-09T12:13:00Z"/>
              <w:rFonts w:asciiTheme="minorHAnsi" w:eastAsiaTheme="minorEastAsia" w:hAnsiTheme="minorHAnsi" w:cstheme="minorBidi"/>
              <w:noProof/>
              <w:sz w:val="22"/>
              <w:szCs w:val="22"/>
              <w:lang w:val="pt-BR" w:eastAsia="pt-BR"/>
            </w:rPr>
          </w:pPr>
          <w:ins w:id="106"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"_Toc105669265"</w:instrText>
            </w:r>
            <w:r w:rsidRPr="00D22C95">
              <w:rPr>
                <w:rStyle w:val="Hyperlink"/>
                <w:noProof/>
              </w:rPr>
              <w:instrText xml:space="preserve"> </w:instrText>
            </w:r>
            <w:r w:rsidRPr="00D22C95">
              <w:rPr>
                <w:rStyle w:val="Hyperlink"/>
                <w:noProof/>
              </w:rPr>
              <w:fldChar w:fldCharType="separate"/>
            </w:r>
            <w:r w:rsidRPr="00D22C95">
              <w:rPr>
                <w:rStyle w:val="Hyperlink"/>
                <w:noProof/>
              </w:rPr>
              <w:t>5.2</w:t>
            </w:r>
            <w:r>
              <w:rPr>
                <w:rFonts w:asciiTheme="minorHAnsi" w:eastAsiaTheme="minorEastAsia" w:hAnsiTheme="minorHAnsi" w:cstheme="minorBidi"/>
                <w:noProof/>
                <w:sz w:val="22"/>
                <w:szCs w:val="22"/>
                <w:lang w:val="pt-BR" w:eastAsia="pt-BR"/>
              </w:rPr>
              <w:tab/>
            </w:r>
            <w:r w:rsidRPr="00D22C95">
              <w:rPr>
                <w:rStyle w:val="Hyperlink"/>
                <w:noProof/>
              </w:rPr>
              <w:t>Sprint Backlog</w:t>
            </w:r>
            <w:r>
              <w:rPr>
                <w:noProof/>
                <w:webHidden/>
              </w:rPr>
              <w:tab/>
            </w:r>
            <w:r>
              <w:rPr>
                <w:noProof/>
                <w:webHidden/>
              </w:rPr>
              <w:fldChar w:fldCharType="begin"/>
            </w:r>
            <w:r>
              <w:rPr>
                <w:noProof/>
                <w:webHidden/>
              </w:rPr>
              <w:instrText xml:space="preserve"> PAGEREF _Toc105669265 \h </w:instrText>
            </w:r>
          </w:ins>
          <w:r>
            <w:rPr>
              <w:noProof/>
              <w:webHidden/>
            </w:rPr>
          </w:r>
          <w:r>
            <w:rPr>
              <w:noProof/>
              <w:webHidden/>
            </w:rPr>
            <w:fldChar w:fldCharType="separate"/>
          </w:r>
          <w:ins w:id="107" w:author="Igor Santiago" w:date="2022-06-09T12:13:00Z">
            <w:r>
              <w:rPr>
                <w:noProof/>
                <w:webHidden/>
              </w:rPr>
              <w:t>14</w:t>
            </w:r>
            <w:r>
              <w:rPr>
                <w:noProof/>
                <w:webHidden/>
              </w:rPr>
              <w:fldChar w:fldCharType="end"/>
            </w:r>
            <w:r w:rsidRPr="00D22C95">
              <w:rPr>
                <w:rStyle w:val="Hyperlink"/>
                <w:noProof/>
              </w:rPr>
              <w:fldChar w:fldCharType="end"/>
            </w:r>
          </w:ins>
        </w:p>
        <w:p w14:paraId="7F561779" w14:textId="38D497CD" w:rsidR="00105F1B" w:rsidRDefault="00105F1B">
          <w:pPr>
            <w:pStyle w:val="Sumrio1"/>
            <w:tabs>
              <w:tab w:val="left" w:pos="432"/>
            </w:tabs>
            <w:rPr>
              <w:ins w:id="108" w:author="Igor Santiago" w:date="2022-06-09T12:13:00Z"/>
              <w:rFonts w:asciiTheme="minorHAnsi" w:eastAsiaTheme="minorEastAsia" w:hAnsiTheme="minorHAnsi" w:cstheme="minorBidi"/>
              <w:noProof/>
              <w:sz w:val="22"/>
              <w:szCs w:val="22"/>
              <w:lang w:val="pt-BR" w:eastAsia="pt-BR"/>
            </w:rPr>
          </w:pPr>
          <w:ins w:id="109"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"_Toc105669266"</w:instrText>
            </w:r>
            <w:r w:rsidRPr="00D22C95">
              <w:rPr>
                <w:rStyle w:val="Hyperlink"/>
                <w:noProof/>
              </w:rPr>
              <w:instrText xml:space="preserve"> </w:instrText>
            </w:r>
            <w:r w:rsidRPr="00D22C95">
              <w:rPr>
                <w:rStyle w:val="Hyperlink"/>
                <w:noProof/>
              </w:rPr>
              <w:fldChar w:fldCharType="separate"/>
            </w:r>
            <w:r w:rsidRPr="00D22C95">
              <w:rPr>
                <w:rStyle w:val="Hyperlink"/>
                <w:noProof/>
              </w:rPr>
              <w:t>6.</w:t>
            </w:r>
            <w:r>
              <w:rPr>
                <w:rFonts w:asciiTheme="minorHAnsi" w:eastAsiaTheme="minorEastAsia" w:hAnsiTheme="minorHAnsi" w:cstheme="minorBidi"/>
                <w:noProof/>
                <w:sz w:val="22"/>
                <w:szCs w:val="22"/>
                <w:lang w:val="pt-BR" w:eastAsia="pt-BR"/>
              </w:rPr>
              <w:tab/>
            </w:r>
            <w:r w:rsidRPr="00D22C95">
              <w:rPr>
                <w:rStyle w:val="Hyperlink"/>
                <w:noProof/>
              </w:rPr>
              <w:t>Requisitos Não Funcionais</w:t>
            </w:r>
            <w:r>
              <w:rPr>
                <w:noProof/>
                <w:webHidden/>
              </w:rPr>
              <w:tab/>
            </w:r>
            <w:r>
              <w:rPr>
                <w:noProof/>
                <w:webHidden/>
              </w:rPr>
              <w:fldChar w:fldCharType="begin"/>
            </w:r>
            <w:r>
              <w:rPr>
                <w:noProof/>
                <w:webHidden/>
              </w:rPr>
              <w:instrText xml:space="preserve"> PAGEREF _Toc105669266 \h </w:instrText>
            </w:r>
          </w:ins>
          <w:r>
            <w:rPr>
              <w:noProof/>
              <w:webHidden/>
            </w:rPr>
          </w:r>
          <w:r>
            <w:rPr>
              <w:noProof/>
              <w:webHidden/>
            </w:rPr>
            <w:fldChar w:fldCharType="separate"/>
          </w:r>
          <w:ins w:id="110" w:author="Igor Santiago" w:date="2022-06-09T12:13:00Z">
            <w:r>
              <w:rPr>
                <w:noProof/>
                <w:webHidden/>
              </w:rPr>
              <w:t>14</w:t>
            </w:r>
            <w:r>
              <w:rPr>
                <w:noProof/>
                <w:webHidden/>
              </w:rPr>
              <w:fldChar w:fldCharType="end"/>
            </w:r>
            <w:r w:rsidRPr="00D22C95">
              <w:rPr>
                <w:rStyle w:val="Hyperlink"/>
                <w:noProof/>
              </w:rPr>
              <w:fldChar w:fldCharType="end"/>
            </w:r>
          </w:ins>
        </w:p>
        <w:p w14:paraId="24CF86AD" w14:textId="626D25DD" w:rsidR="00105F1B" w:rsidRDefault="00105F1B">
          <w:pPr>
            <w:pStyle w:val="Sumrio2"/>
            <w:tabs>
              <w:tab w:val="left" w:pos="1000"/>
            </w:tabs>
            <w:rPr>
              <w:ins w:id="111" w:author="Igor Santiago" w:date="2022-06-09T12:13:00Z"/>
              <w:rFonts w:asciiTheme="minorHAnsi" w:eastAsiaTheme="minorEastAsia" w:hAnsiTheme="minorHAnsi" w:cstheme="minorBidi"/>
              <w:noProof/>
              <w:sz w:val="22"/>
              <w:szCs w:val="22"/>
              <w:lang w:val="pt-BR" w:eastAsia="pt-BR"/>
            </w:rPr>
          </w:pPr>
          <w:ins w:id="112"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"_Toc105669267"</w:instrText>
            </w:r>
            <w:r w:rsidRPr="00D22C95">
              <w:rPr>
                <w:rStyle w:val="Hyperlink"/>
                <w:noProof/>
              </w:rPr>
              <w:instrText xml:space="preserve"> </w:instrText>
            </w:r>
            <w:r w:rsidRPr="00D22C95">
              <w:rPr>
                <w:rStyle w:val="Hyperlink"/>
                <w:noProof/>
              </w:rPr>
              <w:fldChar w:fldCharType="separate"/>
            </w:r>
            <w:r w:rsidRPr="00D22C95">
              <w:rPr>
                <w:rStyle w:val="Hyperlink"/>
                <w:noProof/>
              </w:rPr>
              <w:t>6.1</w:t>
            </w:r>
            <w:r>
              <w:rPr>
                <w:rFonts w:asciiTheme="minorHAnsi" w:eastAsiaTheme="minorEastAsia" w:hAnsiTheme="minorHAnsi" w:cstheme="minorBidi"/>
                <w:noProof/>
                <w:sz w:val="22"/>
                <w:szCs w:val="22"/>
                <w:lang w:val="pt-BR" w:eastAsia="pt-BR"/>
              </w:rPr>
              <w:tab/>
            </w:r>
            <w:r w:rsidRPr="00D22C95">
              <w:rPr>
                <w:rStyle w:val="Hyperlink"/>
                <w:noProof/>
              </w:rPr>
              <w:t>Usabilidade</w:t>
            </w:r>
            <w:r>
              <w:rPr>
                <w:noProof/>
                <w:webHidden/>
              </w:rPr>
              <w:tab/>
            </w:r>
            <w:r>
              <w:rPr>
                <w:noProof/>
                <w:webHidden/>
              </w:rPr>
              <w:fldChar w:fldCharType="begin"/>
            </w:r>
            <w:r>
              <w:rPr>
                <w:noProof/>
                <w:webHidden/>
              </w:rPr>
              <w:instrText xml:space="preserve"> PAGEREF _Toc105669267 \h </w:instrText>
            </w:r>
          </w:ins>
          <w:r>
            <w:rPr>
              <w:noProof/>
              <w:webHidden/>
            </w:rPr>
          </w:r>
          <w:r>
            <w:rPr>
              <w:noProof/>
              <w:webHidden/>
            </w:rPr>
            <w:fldChar w:fldCharType="separate"/>
          </w:r>
          <w:ins w:id="113" w:author="Igor Santiago" w:date="2022-06-09T12:13:00Z">
            <w:r>
              <w:rPr>
                <w:noProof/>
                <w:webHidden/>
              </w:rPr>
              <w:t>14</w:t>
            </w:r>
            <w:r>
              <w:rPr>
                <w:noProof/>
                <w:webHidden/>
              </w:rPr>
              <w:fldChar w:fldCharType="end"/>
            </w:r>
            <w:r w:rsidRPr="00D22C95">
              <w:rPr>
                <w:rStyle w:val="Hyperlink"/>
                <w:noProof/>
              </w:rPr>
              <w:fldChar w:fldCharType="end"/>
            </w:r>
          </w:ins>
        </w:p>
        <w:p w14:paraId="486E6F4B" w14:textId="1AE146E0" w:rsidR="00105F1B" w:rsidRDefault="00105F1B">
          <w:pPr>
            <w:pStyle w:val="Sumrio2"/>
            <w:tabs>
              <w:tab w:val="left" w:pos="864"/>
            </w:tabs>
            <w:rPr>
              <w:ins w:id="114" w:author="Igor Santiago" w:date="2022-06-09T12:13:00Z"/>
              <w:rFonts w:asciiTheme="minorHAnsi" w:eastAsiaTheme="minorEastAsia" w:hAnsiTheme="minorHAnsi" w:cstheme="minorBidi"/>
              <w:noProof/>
              <w:sz w:val="22"/>
              <w:szCs w:val="22"/>
              <w:lang w:val="pt-BR" w:eastAsia="pt-BR"/>
            </w:rPr>
          </w:pPr>
          <w:ins w:id="115"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"_Toc105669268"</w:instrText>
            </w:r>
            <w:r w:rsidRPr="00D22C95">
              <w:rPr>
                <w:rStyle w:val="Hyperlink"/>
                <w:noProof/>
              </w:rPr>
              <w:instrText xml:space="preserve"> </w:instrText>
            </w:r>
            <w:r w:rsidRPr="00D22C95">
              <w:rPr>
                <w:rStyle w:val="Hyperlink"/>
                <w:noProof/>
              </w:rPr>
              <w:fldChar w:fldCharType="separate"/>
            </w:r>
            <w:r>
              <w:rPr>
                <w:rFonts w:asciiTheme="minorHAnsi" w:eastAsiaTheme="minorEastAsia" w:hAnsiTheme="minorHAnsi" w:cstheme="minorBidi"/>
                <w:noProof/>
                <w:sz w:val="22"/>
                <w:szCs w:val="22"/>
                <w:lang w:val="pt-BR" w:eastAsia="pt-BR"/>
              </w:rPr>
              <w:tab/>
            </w:r>
            <w:r w:rsidRPr="00D22C95">
              <w:rPr>
                <w:rStyle w:val="Hyperlink"/>
                <w:noProof/>
              </w:rPr>
              <w:t>Confiabilidade</w:t>
            </w:r>
            <w:r>
              <w:rPr>
                <w:noProof/>
                <w:webHidden/>
              </w:rPr>
              <w:tab/>
            </w:r>
            <w:r>
              <w:rPr>
                <w:noProof/>
                <w:webHidden/>
              </w:rPr>
              <w:fldChar w:fldCharType="begin"/>
            </w:r>
            <w:r>
              <w:rPr>
                <w:noProof/>
                <w:webHidden/>
              </w:rPr>
              <w:instrText xml:space="preserve"> PAGEREF _Toc105669268 \h </w:instrText>
            </w:r>
          </w:ins>
          <w:r>
            <w:rPr>
              <w:noProof/>
              <w:webHidden/>
            </w:rPr>
          </w:r>
          <w:r>
            <w:rPr>
              <w:noProof/>
              <w:webHidden/>
            </w:rPr>
            <w:fldChar w:fldCharType="separate"/>
          </w:r>
          <w:ins w:id="116" w:author="Igor Santiago" w:date="2022-06-09T12:13:00Z">
            <w:r>
              <w:rPr>
                <w:noProof/>
                <w:webHidden/>
              </w:rPr>
              <w:t>15</w:t>
            </w:r>
            <w:r>
              <w:rPr>
                <w:noProof/>
                <w:webHidden/>
              </w:rPr>
              <w:fldChar w:fldCharType="end"/>
            </w:r>
            <w:r w:rsidRPr="00D22C95">
              <w:rPr>
                <w:rStyle w:val="Hyperlink"/>
                <w:noProof/>
              </w:rPr>
              <w:fldChar w:fldCharType="end"/>
            </w:r>
          </w:ins>
        </w:p>
        <w:p w14:paraId="4FB05EEC" w14:textId="72484592" w:rsidR="00105F1B" w:rsidRDefault="00105F1B">
          <w:pPr>
            <w:pStyle w:val="Sumrio2"/>
            <w:rPr>
              <w:ins w:id="117" w:author="Igor Santiago" w:date="2022-06-09T12:13:00Z"/>
              <w:rFonts w:asciiTheme="minorHAnsi" w:eastAsiaTheme="minorEastAsia" w:hAnsiTheme="minorHAnsi" w:cstheme="minorBidi"/>
              <w:noProof/>
              <w:sz w:val="22"/>
              <w:szCs w:val="22"/>
              <w:lang w:val="pt-BR" w:eastAsia="pt-BR"/>
            </w:rPr>
          </w:pPr>
          <w:ins w:id="118"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"_Toc105669270"</w:instrText>
            </w:r>
            <w:r w:rsidRPr="00D22C95">
              <w:rPr>
                <w:rStyle w:val="Hyperlink"/>
                <w:noProof/>
              </w:rPr>
              <w:instrText xml:space="preserve"> </w:instrText>
            </w:r>
            <w:r w:rsidRPr="00D22C95">
              <w:rPr>
                <w:rStyle w:val="Hyperlink"/>
                <w:noProof/>
              </w:rPr>
              <w:fldChar w:fldCharType="separate"/>
            </w:r>
            <w:r w:rsidRPr="00D22C95">
              <w:rPr>
                <w:rStyle w:val="Hyperlink"/>
                <w:noProof/>
                <w:lang w:val="pt-BR"/>
              </w:rPr>
              <w:t>6.2</w:t>
            </w:r>
            <w:r>
              <w:rPr>
                <w:noProof/>
                <w:webHidden/>
              </w:rPr>
              <w:tab/>
            </w:r>
            <w:r>
              <w:rPr>
                <w:noProof/>
                <w:webHidden/>
              </w:rPr>
              <w:fldChar w:fldCharType="begin"/>
            </w:r>
            <w:r>
              <w:rPr>
                <w:noProof/>
                <w:webHidden/>
              </w:rPr>
              <w:instrText xml:space="preserve"> PAGEREF _Toc105669270 \h </w:instrText>
            </w:r>
          </w:ins>
          <w:r>
            <w:rPr>
              <w:noProof/>
              <w:webHidden/>
            </w:rPr>
          </w:r>
          <w:r>
            <w:rPr>
              <w:noProof/>
              <w:webHidden/>
            </w:rPr>
            <w:fldChar w:fldCharType="separate"/>
          </w:r>
          <w:ins w:id="119" w:author="Igor Santiago" w:date="2022-06-09T12:13:00Z">
            <w:r>
              <w:rPr>
                <w:noProof/>
                <w:webHidden/>
              </w:rPr>
              <w:t>15</w:t>
            </w:r>
            <w:r>
              <w:rPr>
                <w:noProof/>
                <w:webHidden/>
              </w:rPr>
              <w:fldChar w:fldCharType="end"/>
            </w:r>
            <w:r w:rsidRPr="00D22C95">
              <w:rPr>
                <w:rStyle w:val="Hyperlink"/>
                <w:noProof/>
              </w:rPr>
              <w:fldChar w:fldCharType="end"/>
            </w:r>
          </w:ins>
        </w:p>
        <w:p w14:paraId="3C3652EF" w14:textId="2AF6A0BF" w:rsidR="00105F1B" w:rsidRDefault="00105F1B">
          <w:pPr>
            <w:pStyle w:val="Sumrio2"/>
            <w:tabs>
              <w:tab w:val="left" w:pos="864"/>
            </w:tabs>
            <w:rPr>
              <w:ins w:id="120" w:author="Igor Santiago" w:date="2022-06-09T12:13:00Z"/>
              <w:rFonts w:asciiTheme="minorHAnsi" w:eastAsiaTheme="minorEastAsia" w:hAnsiTheme="minorHAnsi" w:cstheme="minorBidi"/>
              <w:noProof/>
              <w:sz w:val="22"/>
              <w:szCs w:val="22"/>
              <w:lang w:val="pt-BR" w:eastAsia="pt-BR"/>
            </w:rPr>
          </w:pPr>
          <w:ins w:id="121"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"_Toc105669271"</w:instrText>
            </w:r>
            <w:r w:rsidRPr="00D22C95">
              <w:rPr>
                <w:rStyle w:val="Hyperlink"/>
                <w:noProof/>
              </w:rPr>
              <w:instrText xml:space="preserve"> </w:instrText>
            </w:r>
            <w:r w:rsidRPr="00D22C95">
              <w:rPr>
                <w:rStyle w:val="Hyperlink"/>
                <w:noProof/>
              </w:rPr>
              <w:fldChar w:fldCharType="separate"/>
            </w:r>
            <w:r>
              <w:rPr>
                <w:rFonts w:asciiTheme="minorHAnsi" w:eastAsiaTheme="minorEastAsia" w:hAnsiTheme="minorHAnsi" w:cstheme="minorBidi"/>
                <w:noProof/>
                <w:sz w:val="22"/>
                <w:szCs w:val="22"/>
                <w:lang w:val="pt-BR" w:eastAsia="pt-BR"/>
              </w:rPr>
              <w:tab/>
            </w:r>
            <w:r w:rsidRPr="00D22C95">
              <w:rPr>
                <w:rStyle w:val="Hyperlink"/>
                <w:noProof/>
              </w:rPr>
              <w:t>Desempenho</w:t>
            </w:r>
            <w:r>
              <w:rPr>
                <w:noProof/>
                <w:webHidden/>
              </w:rPr>
              <w:tab/>
            </w:r>
            <w:r>
              <w:rPr>
                <w:noProof/>
                <w:webHidden/>
              </w:rPr>
              <w:fldChar w:fldCharType="begin"/>
            </w:r>
            <w:r>
              <w:rPr>
                <w:noProof/>
                <w:webHidden/>
              </w:rPr>
              <w:instrText xml:space="preserve"> PAGEREF _Toc105669271 \h </w:instrText>
            </w:r>
          </w:ins>
          <w:r>
            <w:rPr>
              <w:noProof/>
              <w:webHidden/>
            </w:rPr>
          </w:r>
          <w:r>
            <w:rPr>
              <w:noProof/>
              <w:webHidden/>
            </w:rPr>
            <w:fldChar w:fldCharType="separate"/>
          </w:r>
          <w:ins w:id="122" w:author="Igor Santiago" w:date="2022-06-09T12:13:00Z">
            <w:r>
              <w:rPr>
                <w:noProof/>
                <w:webHidden/>
              </w:rPr>
              <w:t>15</w:t>
            </w:r>
            <w:r>
              <w:rPr>
                <w:noProof/>
                <w:webHidden/>
              </w:rPr>
              <w:fldChar w:fldCharType="end"/>
            </w:r>
            <w:r w:rsidRPr="00D22C95">
              <w:rPr>
                <w:rStyle w:val="Hyperlink"/>
                <w:noProof/>
              </w:rPr>
              <w:fldChar w:fldCharType="end"/>
            </w:r>
          </w:ins>
        </w:p>
        <w:p w14:paraId="0B187471" w14:textId="0CDD1DC7" w:rsidR="00105F1B" w:rsidRDefault="00105F1B">
          <w:pPr>
            <w:pStyle w:val="Sumrio2"/>
            <w:rPr>
              <w:ins w:id="123" w:author="Igor Santiago" w:date="2022-06-09T12:13:00Z"/>
              <w:rFonts w:asciiTheme="minorHAnsi" w:eastAsiaTheme="minorEastAsia" w:hAnsiTheme="minorHAnsi" w:cstheme="minorBidi"/>
              <w:noProof/>
              <w:sz w:val="22"/>
              <w:szCs w:val="22"/>
              <w:lang w:val="pt-BR" w:eastAsia="pt-BR"/>
            </w:rPr>
          </w:pPr>
          <w:ins w:id="124"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"_Toc105669273"</w:instrText>
            </w:r>
            <w:r w:rsidRPr="00D22C95">
              <w:rPr>
                <w:rStyle w:val="Hyperlink"/>
                <w:noProof/>
              </w:rPr>
              <w:instrText xml:space="preserve"> </w:instrText>
            </w:r>
            <w:r w:rsidRPr="00D22C95">
              <w:rPr>
                <w:rStyle w:val="Hyperlink"/>
                <w:noProof/>
              </w:rPr>
              <w:fldChar w:fldCharType="separate"/>
            </w:r>
            <w:r w:rsidRPr="00D22C95">
              <w:rPr>
                <w:rStyle w:val="Hyperlink"/>
                <w:noProof/>
                <w:lang w:val="pt-BR"/>
              </w:rPr>
              <w:t>6.3</w:t>
            </w:r>
            <w:r>
              <w:rPr>
                <w:noProof/>
                <w:webHidden/>
              </w:rPr>
              <w:tab/>
            </w:r>
            <w:r>
              <w:rPr>
                <w:noProof/>
                <w:webHidden/>
              </w:rPr>
              <w:fldChar w:fldCharType="begin"/>
            </w:r>
            <w:r>
              <w:rPr>
                <w:noProof/>
                <w:webHidden/>
              </w:rPr>
              <w:instrText xml:space="preserve"> PAGEREF _Toc105669273 \h </w:instrText>
            </w:r>
          </w:ins>
          <w:r>
            <w:rPr>
              <w:noProof/>
              <w:webHidden/>
            </w:rPr>
          </w:r>
          <w:r>
            <w:rPr>
              <w:noProof/>
              <w:webHidden/>
            </w:rPr>
            <w:fldChar w:fldCharType="separate"/>
          </w:r>
          <w:ins w:id="125" w:author="Igor Santiago" w:date="2022-06-09T12:13:00Z">
            <w:r>
              <w:rPr>
                <w:noProof/>
                <w:webHidden/>
              </w:rPr>
              <w:t>15</w:t>
            </w:r>
            <w:r>
              <w:rPr>
                <w:noProof/>
                <w:webHidden/>
              </w:rPr>
              <w:fldChar w:fldCharType="end"/>
            </w:r>
            <w:r w:rsidRPr="00D22C95">
              <w:rPr>
                <w:rStyle w:val="Hyperlink"/>
                <w:noProof/>
              </w:rPr>
              <w:fldChar w:fldCharType="end"/>
            </w:r>
          </w:ins>
        </w:p>
        <w:p w14:paraId="4437CFD1" w14:textId="4237A503" w:rsidR="00105F1B" w:rsidRDefault="00105F1B">
          <w:pPr>
            <w:pStyle w:val="Sumrio2"/>
            <w:tabs>
              <w:tab w:val="left" w:pos="1000"/>
            </w:tabs>
            <w:rPr>
              <w:ins w:id="126" w:author="Igor Santiago" w:date="2022-06-09T12:13:00Z"/>
              <w:rFonts w:asciiTheme="minorHAnsi" w:eastAsiaTheme="minorEastAsia" w:hAnsiTheme="minorHAnsi" w:cstheme="minorBidi"/>
              <w:noProof/>
              <w:sz w:val="22"/>
              <w:szCs w:val="22"/>
              <w:lang w:val="pt-BR" w:eastAsia="pt-BR"/>
            </w:rPr>
          </w:pPr>
          <w:ins w:id="127"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"_Toc105669274"</w:instrText>
            </w:r>
            <w:r w:rsidRPr="00D22C95">
              <w:rPr>
                <w:rStyle w:val="Hyperlink"/>
                <w:noProof/>
              </w:rPr>
              <w:instrText xml:space="preserve"> </w:instrText>
            </w:r>
            <w:r w:rsidRPr="00D22C95">
              <w:rPr>
                <w:rStyle w:val="Hyperlink"/>
                <w:noProof/>
              </w:rPr>
              <w:fldChar w:fldCharType="separate"/>
            </w:r>
            <w:r w:rsidRPr="00D22C95">
              <w:rPr>
                <w:rStyle w:val="Hyperlink"/>
                <w:noProof/>
              </w:rPr>
              <w:t>6.4</w:t>
            </w:r>
            <w:r>
              <w:rPr>
                <w:rFonts w:asciiTheme="minorHAnsi" w:eastAsiaTheme="minorEastAsia" w:hAnsiTheme="minorHAnsi" w:cstheme="minorBidi"/>
                <w:noProof/>
                <w:sz w:val="22"/>
                <w:szCs w:val="22"/>
                <w:lang w:val="pt-BR" w:eastAsia="pt-BR"/>
              </w:rPr>
              <w:tab/>
            </w:r>
            <w:r w:rsidRPr="00D22C95">
              <w:rPr>
                <w:rStyle w:val="Hyperlink"/>
                <w:noProof/>
              </w:rPr>
              <w:t>Manutenibilidade</w:t>
            </w:r>
            <w:r>
              <w:rPr>
                <w:noProof/>
                <w:webHidden/>
              </w:rPr>
              <w:tab/>
            </w:r>
            <w:r>
              <w:rPr>
                <w:noProof/>
                <w:webHidden/>
              </w:rPr>
              <w:fldChar w:fldCharType="begin"/>
            </w:r>
            <w:r>
              <w:rPr>
                <w:noProof/>
                <w:webHidden/>
              </w:rPr>
              <w:instrText xml:space="preserve"> PAGEREF _Toc105669274 \h </w:instrText>
            </w:r>
          </w:ins>
          <w:r>
            <w:rPr>
              <w:noProof/>
              <w:webHidden/>
            </w:rPr>
          </w:r>
          <w:r>
            <w:rPr>
              <w:noProof/>
              <w:webHidden/>
            </w:rPr>
            <w:fldChar w:fldCharType="separate"/>
          </w:r>
          <w:ins w:id="128" w:author="Igor Santiago" w:date="2022-06-09T12:13:00Z">
            <w:r>
              <w:rPr>
                <w:noProof/>
                <w:webHidden/>
              </w:rPr>
              <w:t>15</w:t>
            </w:r>
            <w:r>
              <w:rPr>
                <w:noProof/>
                <w:webHidden/>
              </w:rPr>
              <w:fldChar w:fldCharType="end"/>
            </w:r>
            <w:r w:rsidRPr="00D22C95">
              <w:rPr>
                <w:rStyle w:val="Hyperlink"/>
                <w:noProof/>
              </w:rPr>
              <w:fldChar w:fldCharType="end"/>
            </w:r>
          </w:ins>
        </w:p>
        <w:p w14:paraId="2C2C6AAE" w14:textId="7F9BF9BC" w:rsidR="00105F1B" w:rsidRDefault="00105F1B">
          <w:pPr>
            <w:pStyle w:val="Sumrio2"/>
            <w:tabs>
              <w:tab w:val="left" w:pos="1000"/>
            </w:tabs>
            <w:rPr>
              <w:ins w:id="129" w:author="Igor Santiago" w:date="2022-06-09T12:13:00Z"/>
              <w:rFonts w:asciiTheme="minorHAnsi" w:eastAsiaTheme="minorEastAsia" w:hAnsiTheme="minorHAnsi" w:cstheme="minorBidi"/>
              <w:noProof/>
              <w:sz w:val="22"/>
              <w:szCs w:val="22"/>
              <w:lang w:val="pt-BR" w:eastAsia="pt-BR"/>
            </w:rPr>
          </w:pPr>
          <w:ins w:id="130"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"_Toc105669275"</w:instrText>
            </w:r>
            <w:r w:rsidRPr="00D22C95">
              <w:rPr>
                <w:rStyle w:val="Hyperlink"/>
                <w:noProof/>
              </w:rPr>
              <w:instrText xml:space="preserve"> </w:instrText>
            </w:r>
            <w:r w:rsidRPr="00D22C95">
              <w:rPr>
                <w:rStyle w:val="Hyperlink"/>
                <w:noProof/>
              </w:rPr>
              <w:fldChar w:fldCharType="separate"/>
            </w:r>
            <w:r w:rsidRPr="00D22C95">
              <w:rPr>
                <w:rStyle w:val="Hyperlink"/>
                <w:noProof/>
              </w:rPr>
              <w:t>6.5</w:t>
            </w:r>
            <w:r>
              <w:rPr>
                <w:rFonts w:asciiTheme="minorHAnsi" w:eastAsiaTheme="minorEastAsia" w:hAnsiTheme="minorHAnsi" w:cstheme="minorBidi"/>
                <w:noProof/>
                <w:sz w:val="22"/>
                <w:szCs w:val="22"/>
                <w:lang w:val="pt-BR" w:eastAsia="pt-BR"/>
              </w:rPr>
              <w:tab/>
            </w:r>
            <w:r w:rsidRPr="00D22C95">
              <w:rPr>
                <w:rStyle w:val="Hyperlink"/>
                <w:noProof/>
              </w:rPr>
              <w:t>Portabilidade</w:t>
            </w:r>
            <w:r>
              <w:rPr>
                <w:noProof/>
                <w:webHidden/>
              </w:rPr>
              <w:tab/>
            </w:r>
            <w:r>
              <w:rPr>
                <w:noProof/>
                <w:webHidden/>
              </w:rPr>
              <w:fldChar w:fldCharType="begin"/>
            </w:r>
            <w:r>
              <w:rPr>
                <w:noProof/>
                <w:webHidden/>
              </w:rPr>
              <w:instrText xml:space="preserve"> PAGEREF _Toc105669275 \h </w:instrText>
            </w:r>
          </w:ins>
          <w:r>
            <w:rPr>
              <w:noProof/>
              <w:webHidden/>
            </w:rPr>
          </w:r>
          <w:r>
            <w:rPr>
              <w:noProof/>
              <w:webHidden/>
            </w:rPr>
            <w:fldChar w:fldCharType="separate"/>
          </w:r>
          <w:ins w:id="131" w:author="Igor Santiago" w:date="2022-06-09T12:13:00Z">
            <w:r>
              <w:rPr>
                <w:noProof/>
                <w:webHidden/>
              </w:rPr>
              <w:t>15</w:t>
            </w:r>
            <w:r>
              <w:rPr>
                <w:noProof/>
                <w:webHidden/>
              </w:rPr>
              <w:fldChar w:fldCharType="end"/>
            </w:r>
            <w:r w:rsidRPr="00D22C95">
              <w:rPr>
                <w:rStyle w:val="Hyperlink"/>
                <w:noProof/>
              </w:rPr>
              <w:fldChar w:fldCharType="end"/>
            </w:r>
          </w:ins>
        </w:p>
        <w:p w14:paraId="3F056250" w14:textId="3F88B9C7" w:rsidR="00105F1B" w:rsidRDefault="00105F1B">
          <w:pPr>
            <w:pStyle w:val="Sumrio2"/>
            <w:tabs>
              <w:tab w:val="left" w:pos="1000"/>
            </w:tabs>
            <w:rPr>
              <w:ins w:id="132" w:author="Igor Santiago" w:date="2022-06-09T12:13:00Z"/>
              <w:rFonts w:asciiTheme="minorHAnsi" w:eastAsiaTheme="minorEastAsia" w:hAnsiTheme="minorHAnsi" w:cstheme="minorBidi"/>
              <w:noProof/>
              <w:sz w:val="22"/>
              <w:szCs w:val="22"/>
              <w:lang w:val="pt-BR" w:eastAsia="pt-BR"/>
            </w:rPr>
          </w:pPr>
          <w:ins w:id="133"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"_Toc105669276"</w:instrText>
            </w:r>
            <w:r w:rsidRPr="00D22C95">
              <w:rPr>
                <w:rStyle w:val="Hyperlink"/>
                <w:noProof/>
              </w:rPr>
              <w:instrText xml:space="preserve"> </w:instrText>
            </w:r>
            <w:r w:rsidRPr="00D22C95">
              <w:rPr>
                <w:rStyle w:val="Hyperlink"/>
                <w:noProof/>
              </w:rPr>
              <w:fldChar w:fldCharType="separate"/>
            </w:r>
            <w:r w:rsidRPr="00D22C95">
              <w:rPr>
                <w:rStyle w:val="Hyperlink"/>
                <w:noProof/>
              </w:rPr>
              <w:t>6.6</w:t>
            </w:r>
            <w:r>
              <w:rPr>
                <w:rFonts w:asciiTheme="minorHAnsi" w:eastAsiaTheme="minorEastAsia" w:hAnsiTheme="minorHAnsi" w:cstheme="minorBidi"/>
                <w:noProof/>
                <w:sz w:val="22"/>
                <w:szCs w:val="22"/>
                <w:lang w:val="pt-BR" w:eastAsia="pt-BR"/>
              </w:rPr>
              <w:tab/>
            </w:r>
            <w:r w:rsidRPr="00D22C95">
              <w:rPr>
                <w:rStyle w:val="Hyperlink"/>
                <w:noProof/>
              </w:rPr>
              <w:t>Requisitos Legais</w:t>
            </w:r>
            <w:r>
              <w:rPr>
                <w:noProof/>
                <w:webHidden/>
              </w:rPr>
              <w:tab/>
            </w:r>
            <w:r>
              <w:rPr>
                <w:noProof/>
                <w:webHidden/>
              </w:rPr>
              <w:fldChar w:fldCharType="begin"/>
            </w:r>
            <w:r>
              <w:rPr>
                <w:noProof/>
                <w:webHidden/>
              </w:rPr>
              <w:instrText xml:space="preserve"> PAGEREF _Toc105669276 \h </w:instrText>
            </w:r>
          </w:ins>
          <w:r>
            <w:rPr>
              <w:noProof/>
              <w:webHidden/>
            </w:rPr>
          </w:r>
          <w:r>
            <w:rPr>
              <w:noProof/>
              <w:webHidden/>
            </w:rPr>
            <w:fldChar w:fldCharType="separate"/>
          </w:r>
          <w:ins w:id="134" w:author="Igor Santiago" w:date="2022-06-09T12:13:00Z">
            <w:r>
              <w:rPr>
                <w:noProof/>
                <w:webHidden/>
              </w:rPr>
              <w:t>16</w:t>
            </w:r>
            <w:r>
              <w:rPr>
                <w:noProof/>
                <w:webHidden/>
              </w:rPr>
              <w:fldChar w:fldCharType="end"/>
            </w:r>
            <w:r w:rsidRPr="00D22C95">
              <w:rPr>
                <w:rStyle w:val="Hyperlink"/>
                <w:noProof/>
              </w:rPr>
              <w:fldChar w:fldCharType="end"/>
            </w:r>
          </w:ins>
        </w:p>
        <w:p w14:paraId="4C996D61" w14:textId="41D72B9D" w:rsidR="00105F1B" w:rsidRDefault="00105F1B">
          <w:pPr>
            <w:pStyle w:val="Sumrio2"/>
            <w:tabs>
              <w:tab w:val="left" w:pos="1000"/>
            </w:tabs>
            <w:rPr>
              <w:ins w:id="135" w:author="Igor Santiago" w:date="2022-06-09T12:13:00Z"/>
              <w:rFonts w:asciiTheme="minorHAnsi" w:eastAsiaTheme="minorEastAsia" w:hAnsiTheme="minorHAnsi" w:cstheme="minorBidi"/>
              <w:noProof/>
              <w:sz w:val="22"/>
              <w:szCs w:val="22"/>
              <w:lang w:val="pt-BR" w:eastAsia="pt-BR"/>
            </w:rPr>
          </w:pPr>
          <w:ins w:id="136"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"_Toc105669277"</w:instrText>
            </w:r>
            <w:r w:rsidRPr="00D22C95">
              <w:rPr>
                <w:rStyle w:val="Hyperlink"/>
                <w:noProof/>
              </w:rPr>
              <w:instrText xml:space="preserve"> </w:instrText>
            </w:r>
            <w:r w:rsidRPr="00D22C95">
              <w:rPr>
                <w:rStyle w:val="Hyperlink"/>
                <w:noProof/>
              </w:rPr>
              <w:fldChar w:fldCharType="separate"/>
            </w:r>
            <w:r w:rsidRPr="00D22C95">
              <w:rPr>
                <w:rStyle w:val="Hyperlink"/>
                <w:noProof/>
              </w:rPr>
              <w:t>6.7</w:t>
            </w:r>
            <w:r>
              <w:rPr>
                <w:rFonts w:asciiTheme="minorHAnsi" w:eastAsiaTheme="minorEastAsia" w:hAnsiTheme="minorHAnsi" w:cstheme="minorBidi"/>
                <w:noProof/>
                <w:sz w:val="22"/>
                <w:szCs w:val="22"/>
                <w:lang w:val="pt-BR" w:eastAsia="pt-BR"/>
              </w:rPr>
              <w:tab/>
            </w:r>
            <w:r w:rsidRPr="00D22C95">
              <w:rPr>
                <w:rStyle w:val="Hyperlink"/>
                <w:noProof/>
              </w:rPr>
              <w:t>Requisitos de Segurança</w:t>
            </w:r>
            <w:r>
              <w:rPr>
                <w:noProof/>
                <w:webHidden/>
              </w:rPr>
              <w:tab/>
            </w:r>
            <w:r>
              <w:rPr>
                <w:noProof/>
                <w:webHidden/>
              </w:rPr>
              <w:fldChar w:fldCharType="begin"/>
            </w:r>
            <w:r>
              <w:rPr>
                <w:noProof/>
                <w:webHidden/>
              </w:rPr>
              <w:instrText xml:space="preserve"> PAGEREF _Toc105669277 \h </w:instrText>
            </w:r>
          </w:ins>
          <w:r>
            <w:rPr>
              <w:noProof/>
              <w:webHidden/>
            </w:rPr>
          </w:r>
          <w:r>
            <w:rPr>
              <w:noProof/>
              <w:webHidden/>
            </w:rPr>
            <w:fldChar w:fldCharType="separate"/>
          </w:r>
          <w:ins w:id="137" w:author="Igor Santiago" w:date="2022-06-09T12:13:00Z">
            <w:r>
              <w:rPr>
                <w:noProof/>
                <w:webHidden/>
              </w:rPr>
              <w:t>16</w:t>
            </w:r>
            <w:r>
              <w:rPr>
                <w:noProof/>
                <w:webHidden/>
              </w:rPr>
              <w:fldChar w:fldCharType="end"/>
            </w:r>
            <w:r w:rsidRPr="00D22C95">
              <w:rPr>
                <w:rStyle w:val="Hyperlink"/>
                <w:noProof/>
              </w:rPr>
              <w:fldChar w:fldCharType="end"/>
            </w:r>
          </w:ins>
        </w:p>
        <w:p w14:paraId="350605AB" w14:textId="7F35AE0C" w:rsidR="00105F1B" w:rsidRDefault="00105F1B">
          <w:pPr>
            <w:pStyle w:val="Sumrio2"/>
            <w:tabs>
              <w:tab w:val="left" w:pos="1000"/>
            </w:tabs>
            <w:rPr>
              <w:ins w:id="138" w:author="Igor Santiago" w:date="2022-06-09T12:13:00Z"/>
              <w:rFonts w:asciiTheme="minorHAnsi" w:eastAsiaTheme="minorEastAsia" w:hAnsiTheme="minorHAnsi" w:cstheme="minorBidi"/>
              <w:noProof/>
              <w:sz w:val="22"/>
              <w:szCs w:val="22"/>
              <w:lang w:val="pt-BR" w:eastAsia="pt-BR"/>
            </w:rPr>
          </w:pPr>
          <w:ins w:id="139"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"_Toc105669278"</w:instrText>
            </w:r>
            <w:r w:rsidRPr="00D22C95">
              <w:rPr>
                <w:rStyle w:val="Hyperlink"/>
                <w:noProof/>
              </w:rPr>
              <w:instrText xml:space="preserve"> </w:instrText>
            </w:r>
            <w:r w:rsidRPr="00D22C95">
              <w:rPr>
                <w:rStyle w:val="Hyperlink"/>
                <w:noProof/>
              </w:rPr>
              <w:fldChar w:fldCharType="separate"/>
            </w:r>
            <w:r w:rsidRPr="00D22C95">
              <w:rPr>
                <w:rStyle w:val="Hyperlink"/>
                <w:noProof/>
              </w:rPr>
              <w:t>6.8</w:t>
            </w:r>
            <w:r>
              <w:rPr>
                <w:rFonts w:asciiTheme="minorHAnsi" w:eastAsiaTheme="minorEastAsia" w:hAnsiTheme="minorHAnsi" w:cstheme="minorBidi"/>
                <w:noProof/>
                <w:sz w:val="22"/>
                <w:szCs w:val="22"/>
                <w:lang w:val="pt-BR" w:eastAsia="pt-BR"/>
              </w:rPr>
              <w:tab/>
            </w:r>
            <w:r w:rsidRPr="00D22C95">
              <w:rPr>
                <w:rStyle w:val="Hyperlink"/>
                <w:noProof/>
              </w:rPr>
              <w:t>Outros Requisistos Não Funcionais</w:t>
            </w:r>
            <w:r>
              <w:rPr>
                <w:noProof/>
                <w:webHidden/>
              </w:rPr>
              <w:tab/>
            </w:r>
            <w:r>
              <w:rPr>
                <w:noProof/>
                <w:webHidden/>
              </w:rPr>
              <w:fldChar w:fldCharType="begin"/>
            </w:r>
            <w:r>
              <w:rPr>
                <w:noProof/>
                <w:webHidden/>
              </w:rPr>
              <w:instrText xml:space="preserve"> PAGEREF _Toc105669278 \h </w:instrText>
            </w:r>
          </w:ins>
          <w:r>
            <w:rPr>
              <w:noProof/>
              <w:webHidden/>
            </w:rPr>
          </w:r>
          <w:r>
            <w:rPr>
              <w:noProof/>
              <w:webHidden/>
            </w:rPr>
            <w:fldChar w:fldCharType="separate"/>
          </w:r>
          <w:ins w:id="140" w:author="Igor Santiago" w:date="2022-06-09T12:13:00Z">
            <w:r>
              <w:rPr>
                <w:noProof/>
                <w:webHidden/>
              </w:rPr>
              <w:t>16</w:t>
            </w:r>
            <w:r>
              <w:rPr>
                <w:noProof/>
                <w:webHidden/>
              </w:rPr>
              <w:fldChar w:fldCharType="end"/>
            </w:r>
            <w:r w:rsidRPr="00D22C95">
              <w:rPr>
                <w:rStyle w:val="Hyperlink"/>
                <w:noProof/>
              </w:rPr>
              <w:fldChar w:fldCharType="end"/>
            </w:r>
          </w:ins>
        </w:p>
        <w:p w14:paraId="43144C62" w14:textId="31A88A5B" w:rsidR="00105F1B" w:rsidRDefault="00105F1B">
          <w:pPr>
            <w:pStyle w:val="Sumrio1"/>
            <w:tabs>
              <w:tab w:val="left" w:pos="432"/>
            </w:tabs>
            <w:rPr>
              <w:ins w:id="141" w:author="Igor Santiago" w:date="2022-06-09T12:13:00Z"/>
              <w:rFonts w:asciiTheme="minorHAnsi" w:eastAsiaTheme="minorEastAsia" w:hAnsiTheme="minorHAnsi" w:cstheme="minorBidi"/>
              <w:noProof/>
              <w:sz w:val="22"/>
              <w:szCs w:val="22"/>
              <w:lang w:val="pt-BR" w:eastAsia="pt-BR"/>
            </w:rPr>
          </w:pPr>
          <w:ins w:id="142" w:author="Igor Santiago" w:date="2022-06-09T12:13:00Z">
            <w:r w:rsidRPr="00D22C95">
              <w:rPr>
                <w:rStyle w:val="Hyperlink"/>
                <w:noProof/>
              </w:rPr>
              <w:fldChar w:fldCharType="begin"/>
            </w:r>
            <w:r w:rsidRPr="00D22C95">
              <w:rPr>
                <w:rStyle w:val="Hyperlink"/>
                <w:noProof/>
              </w:rPr>
              <w:instrText xml:space="preserve"> </w:instrText>
            </w:r>
            <w:r>
              <w:rPr>
                <w:noProof/>
              </w:rPr>
              <w:instrText>HYPERLINK \l "_Toc105669279"</w:instrText>
            </w:r>
            <w:r w:rsidRPr="00D22C95">
              <w:rPr>
                <w:rStyle w:val="Hyperlink"/>
                <w:noProof/>
              </w:rPr>
              <w:instrText xml:space="preserve"> </w:instrText>
            </w:r>
            <w:r w:rsidRPr="00D22C95">
              <w:rPr>
                <w:rStyle w:val="Hyperlink"/>
                <w:noProof/>
              </w:rPr>
              <w:fldChar w:fldCharType="separate"/>
            </w:r>
            <w:r w:rsidRPr="00D22C95">
              <w:rPr>
                <w:rStyle w:val="Hyperlink"/>
                <w:noProof/>
              </w:rPr>
              <w:t>7.</w:t>
            </w:r>
            <w:r>
              <w:rPr>
                <w:rFonts w:asciiTheme="minorHAnsi" w:eastAsiaTheme="minorEastAsia" w:hAnsiTheme="minorHAnsi" w:cstheme="minorBidi"/>
                <w:noProof/>
                <w:sz w:val="22"/>
                <w:szCs w:val="22"/>
                <w:lang w:val="pt-BR" w:eastAsia="pt-BR"/>
              </w:rPr>
              <w:tab/>
            </w:r>
            <w:r w:rsidRPr="00D22C95">
              <w:rPr>
                <w:rStyle w:val="Hyperlink"/>
                <w:noProof/>
              </w:rPr>
              <w:t>Referências</w:t>
            </w:r>
            <w:r>
              <w:rPr>
                <w:noProof/>
                <w:webHidden/>
              </w:rPr>
              <w:tab/>
            </w:r>
            <w:r>
              <w:rPr>
                <w:noProof/>
                <w:webHidden/>
              </w:rPr>
              <w:fldChar w:fldCharType="begin"/>
            </w:r>
            <w:r>
              <w:rPr>
                <w:noProof/>
                <w:webHidden/>
              </w:rPr>
              <w:instrText xml:space="preserve"> PAGEREF _Toc105669279 \h </w:instrText>
            </w:r>
          </w:ins>
          <w:r>
            <w:rPr>
              <w:noProof/>
              <w:webHidden/>
            </w:rPr>
          </w:r>
          <w:r>
            <w:rPr>
              <w:noProof/>
              <w:webHidden/>
            </w:rPr>
            <w:fldChar w:fldCharType="separate"/>
          </w:r>
          <w:ins w:id="143" w:author="Igor Santiago" w:date="2022-06-09T12:13:00Z">
            <w:r>
              <w:rPr>
                <w:noProof/>
                <w:webHidden/>
              </w:rPr>
              <w:t>16</w:t>
            </w:r>
            <w:r>
              <w:rPr>
                <w:noProof/>
                <w:webHidden/>
              </w:rPr>
              <w:fldChar w:fldCharType="end"/>
            </w:r>
            <w:r w:rsidRPr="00D22C95">
              <w:rPr>
                <w:rStyle w:val="Hyperlink"/>
                <w:noProof/>
              </w:rPr>
              <w:fldChar w:fldCharType="end"/>
            </w:r>
          </w:ins>
        </w:p>
        <w:p w14:paraId="5218669F" w14:textId="7CC32E94" w:rsidR="00341B5B" w:rsidRPr="00A44348" w:rsidDel="00105F1B" w:rsidRDefault="003E6BDD">
          <w:pPr>
            <w:pBdr>
              <w:top w:val="nil"/>
              <w:left w:val="nil"/>
              <w:bottom w:val="nil"/>
              <w:right w:val="nil"/>
              <w:between w:val="nil"/>
            </w:pBdr>
            <w:tabs>
              <w:tab w:val="right" w:pos="9360"/>
              <w:tab w:val="left" w:pos="432"/>
            </w:tabs>
            <w:spacing w:before="240" w:after="60" w:line="240" w:lineRule="auto"/>
            <w:ind w:right="720"/>
            <w:rPr>
              <w:del w:id="144" w:author="Igor Santiago" w:date="2022-06-09T12:13:00Z"/>
              <w:rFonts w:ascii="Calibri" w:eastAsia="Calibri" w:hAnsi="Calibri" w:cs="Calibri"/>
              <w:noProof/>
              <w:color w:val="000000"/>
              <w:sz w:val="22"/>
              <w:szCs w:val="22"/>
              <w:lang w:val="pt-BR"/>
              <w:rPrChange w:id="145" w:author="Ines" w:date="2022-06-09T10:06:00Z">
                <w:rPr>
                  <w:del w:id="146" w:author="Igor Santiago" w:date="2022-06-09T12:13:00Z"/>
                  <w:rFonts w:ascii="Calibri" w:eastAsia="Calibri" w:hAnsi="Calibri" w:cs="Calibri"/>
                  <w:color w:val="000000"/>
                  <w:sz w:val="22"/>
                  <w:szCs w:val="22"/>
                </w:rPr>
              </w:rPrChange>
            </w:rPr>
          </w:pPr>
          <w:del w:id="147" w:author="Igor Santiago" w:date="2022-06-09T12:13:00Z">
            <w:r w:rsidRPr="00A44348" w:rsidDel="00105F1B">
              <w:rPr>
                <w:noProof/>
                <w:color w:val="000000"/>
                <w:lang w:val="pt-BR"/>
                <w:rPrChange w:id="148" w:author="Ines" w:date="2022-06-09T10:06:00Z">
                  <w:rPr>
                    <w:color w:val="000000"/>
                  </w:rPr>
                </w:rPrChange>
              </w:rPr>
              <w:delText>1.</w:delText>
            </w:r>
            <w:r w:rsidRPr="00A44348" w:rsidDel="00105F1B">
              <w:rPr>
                <w:rFonts w:ascii="Calibri" w:eastAsia="Calibri" w:hAnsi="Calibri" w:cs="Calibri"/>
                <w:noProof/>
                <w:color w:val="000000"/>
                <w:sz w:val="22"/>
                <w:szCs w:val="22"/>
                <w:lang w:val="pt-BR"/>
                <w:rPrChange w:id="149" w:author="Ines" w:date="2022-06-09T10:06:00Z">
                  <w:rPr>
                    <w:rFonts w:ascii="Calibri" w:eastAsia="Calibri" w:hAnsi="Calibri" w:cs="Calibri"/>
                    <w:color w:val="000000"/>
                    <w:sz w:val="22"/>
                    <w:szCs w:val="22"/>
                  </w:rPr>
                </w:rPrChange>
              </w:rPr>
              <w:tab/>
            </w:r>
            <w:r w:rsidRPr="00A44348" w:rsidDel="00105F1B">
              <w:rPr>
                <w:noProof/>
                <w:color w:val="000000"/>
                <w:lang w:val="pt-BR"/>
                <w:rPrChange w:id="150" w:author="Ines" w:date="2022-06-09T10:06:00Z">
                  <w:rPr>
                    <w:color w:val="000000"/>
                  </w:rPr>
                </w:rPrChange>
              </w:rPr>
              <w:delText>Objetivo</w:delText>
            </w:r>
            <w:r w:rsidRPr="00A44348" w:rsidDel="00105F1B">
              <w:rPr>
                <w:noProof/>
                <w:color w:val="000000"/>
                <w:lang w:val="pt-BR"/>
                <w:rPrChange w:id="151" w:author="Ines" w:date="2022-06-09T10:06:00Z">
                  <w:rPr>
                    <w:color w:val="000000"/>
                  </w:rPr>
                </w:rPrChange>
              </w:rPr>
              <w:tab/>
              <w:delText>4</w:delText>
            </w:r>
          </w:del>
        </w:p>
        <w:p w14:paraId="333E96B5" w14:textId="0D91D3EC" w:rsidR="00341B5B" w:rsidRPr="00A44348" w:rsidDel="00105F1B" w:rsidRDefault="003E6BDD">
          <w:pPr>
            <w:pBdr>
              <w:top w:val="nil"/>
              <w:left w:val="nil"/>
              <w:bottom w:val="nil"/>
              <w:right w:val="nil"/>
              <w:between w:val="nil"/>
            </w:pBdr>
            <w:tabs>
              <w:tab w:val="right" w:pos="9360"/>
              <w:tab w:val="left" w:pos="432"/>
            </w:tabs>
            <w:spacing w:before="240" w:after="60" w:line="240" w:lineRule="auto"/>
            <w:ind w:right="720"/>
            <w:rPr>
              <w:del w:id="152" w:author="Igor Santiago" w:date="2022-06-09T12:13:00Z"/>
              <w:rFonts w:ascii="Calibri" w:eastAsia="Calibri" w:hAnsi="Calibri" w:cs="Calibri"/>
              <w:noProof/>
              <w:color w:val="000000"/>
              <w:sz w:val="22"/>
              <w:szCs w:val="22"/>
              <w:lang w:val="pt-BR"/>
              <w:rPrChange w:id="153" w:author="Ines" w:date="2022-06-09T10:06:00Z">
                <w:rPr>
                  <w:del w:id="154" w:author="Igor Santiago" w:date="2022-06-09T12:13:00Z"/>
                  <w:rFonts w:ascii="Calibri" w:eastAsia="Calibri" w:hAnsi="Calibri" w:cs="Calibri"/>
                  <w:color w:val="000000"/>
                  <w:sz w:val="22"/>
                  <w:szCs w:val="22"/>
                </w:rPr>
              </w:rPrChange>
            </w:rPr>
          </w:pPr>
          <w:del w:id="155" w:author="Igor Santiago" w:date="2022-06-09T12:13:00Z">
            <w:r w:rsidRPr="00A44348" w:rsidDel="00105F1B">
              <w:rPr>
                <w:noProof/>
                <w:color w:val="000000"/>
                <w:lang w:val="pt-BR"/>
                <w:rPrChange w:id="156" w:author="Ines" w:date="2022-06-09T10:06:00Z">
                  <w:rPr>
                    <w:color w:val="000000"/>
                  </w:rPr>
                </w:rPrChange>
              </w:rPr>
              <w:lastRenderedPageBreak/>
              <w:delText>2.</w:delText>
            </w:r>
            <w:r w:rsidRPr="00A44348" w:rsidDel="00105F1B">
              <w:rPr>
                <w:rFonts w:ascii="Calibri" w:eastAsia="Calibri" w:hAnsi="Calibri" w:cs="Calibri"/>
                <w:noProof/>
                <w:color w:val="000000"/>
                <w:sz w:val="22"/>
                <w:szCs w:val="22"/>
                <w:lang w:val="pt-BR"/>
                <w:rPrChange w:id="157" w:author="Ines" w:date="2022-06-09T10:06:00Z">
                  <w:rPr>
                    <w:rFonts w:ascii="Calibri" w:eastAsia="Calibri" w:hAnsi="Calibri" w:cs="Calibri"/>
                    <w:color w:val="000000"/>
                    <w:sz w:val="22"/>
                    <w:szCs w:val="22"/>
                  </w:rPr>
                </w:rPrChange>
              </w:rPr>
              <w:tab/>
            </w:r>
            <w:r w:rsidRPr="00A44348" w:rsidDel="00105F1B">
              <w:rPr>
                <w:noProof/>
                <w:color w:val="000000"/>
                <w:lang w:val="pt-BR"/>
                <w:rPrChange w:id="158" w:author="Ines" w:date="2022-06-09T10:06:00Z">
                  <w:rPr>
                    <w:color w:val="000000"/>
                  </w:rPr>
                </w:rPrChange>
              </w:rPr>
              <w:delText>Descrição do Produto</w:delText>
            </w:r>
            <w:r w:rsidRPr="00A44348" w:rsidDel="00105F1B">
              <w:rPr>
                <w:noProof/>
                <w:color w:val="000000"/>
                <w:lang w:val="pt-BR"/>
                <w:rPrChange w:id="159" w:author="Ines" w:date="2022-06-09T10:06:00Z">
                  <w:rPr>
                    <w:color w:val="000000"/>
                  </w:rPr>
                </w:rPrChange>
              </w:rPr>
              <w:tab/>
              <w:delText>4</w:delText>
            </w:r>
          </w:del>
        </w:p>
        <w:p w14:paraId="03287D5E" w14:textId="6265EABF"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160" w:author="Igor Santiago" w:date="2022-06-09T12:13:00Z"/>
              <w:rFonts w:ascii="Calibri" w:eastAsia="Calibri" w:hAnsi="Calibri" w:cs="Calibri"/>
              <w:noProof/>
              <w:color w:val="000000"/>
              <w:sz w:val="22"/>
              <w:szCs w:val="22"/>
              <w:lang w:val="pt-BR"/>
              <w:rPrChange w:id="161" w:author="Ines" w:date="2022-06-09T10:06:00Z">
                <w:rPr>
                  <w:del w:id="162" w:author="Igor Santiago" w:date="2022-06-09T12:13:00Z"/>
                  <w:rFonts w:ascii="Calibri" w:eastAsia="Calibri" w:hAnsi="Calibri" w:cs="Calibri"/>
                  <w:color w:val="000000"/>
                  <w:sz w:val="22"/>
                  <w:szCs w:val="22"/>
                </w:rPr>
              </w:rPrChange>
            </w:rPr>
          </w:pPr>
          <w:del w:id="163" w:author="Igor Santiago" w:date="2022-06-09T12:13:00Z">
            <w:r w:rsidRPr="00A44348" w:rsidDel="00105F1B">
              <w:rPr>
                <w:noProof/>
                <w:color w:val="000000"/>
                <w:lang w:val="pt-BR"/>
                <w:rPrChange w:id="164" w:author="Ines" w:date="2022-06-09T10:06:00Z">
                  <w:rPr>
                    <w:color w:val="000000"/>
                  </w:rPr>
                </w:rPrChange>
              </w:rPr>
              <w:delText>2.1</w:delText>
            </w:r>
            <w:r w:rsidRPr="00A44348" w:rsidDel="00105F1B">
              <w:rPr>
                <w:rFonts w:ascii="Calibri" w:eastAsia="Calibri" w:hAnsi="Calibri" w:cs="Calibri"/>
                <w:noProof/>
                <w:color w:val="000000"/>
                <w:sz w:val="22"/>
                <w:szCs w:val="22"/>
                <w:lang w:val="pt-BR"/>
                <w:rPrChange w:id="165" w:author="Ines" w:date="2022-06-09T10:06:00Z">
                  <w:rPr>
                    <w:rFonts w:ascii="Calibri" w:eastAsia="Calibri" w:hAnsi="Calibri" w:cs="Calibri"/>
                    <w:color w:val="000000"/>
                    <w:sz w:val="22"/>
                    <w:szCs w:val="22"/>
                  </w:rPr>
                </w:rPrChange>
              </w:rPr>
              <w:tab/>
            </w:r>
            <w:r w:rsidRPr="00A44348" w:rsidDel="00105F1B">
              <w:rPr>
                <w:noProof/>
                <w:color w:val="000000"/>
                <w:lang w:val="pt-BR"/>
                <w:rPrChange w:id="166" w:author="Ines" w:date="2022-06-09T10:06:00Z">
                  <w:rPr>
                    <w:color w:val="000000"/>
                  </w:rPr>
                </w:rPrChange>
              </w:rPr>
              <w:delText>Escopo do Produto</w:delText>
            </w:r>
            <w:r w:rsidRPr="00A44348" w:rsidDel="00105F1B">
              <w:rPr>
                <w:noProof/>
                <w:color w:val="000000"/>
                <w:lang w:val="pt-BR"/>
                <w:rPrChange w:id="167" w:author="Ines" w:date="2022-06-09T10:06:00Z">
                  <w:rPr>
                    <w:color w:val="000000"/>
                  </w:rPr>
                </w:rPrChange>
              </w:rPr>
              <w:tab/>
              <w:delText>4</w:delText>
            </w:r>
          </w:del>
        </w:p>
        <w:p w14:paraId="435E29EF" w14:textId="51116681"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168" w:author="Igor Santiago" w:date="2022-06-09T12:13:00Z"/>
              <w:rFonts w:ascii="Calibri" w:eastAsia="Calibri" w:hAnsi="Calibri" w:cs="Calibri"/>
              <w:noProof/>
              <w:color w:val="000000"/>
              <w:sz w:val="22"/>
              <w:szCs w:val="22"/>
              <w:lang w:val="pt-BR"/>
              <w:rPrChange w:id="169" w:author="Ines" w:date="2022-06-09T10:06:00Z">
                <w:rPr>
                  <w:del w:id="170" w:author="Igor Santiago" w:date="2022-06-09T12:13:00Z"/>
                  <w:rFonts w:ascii="Calibri" w:eastAsia="Calibri" w:hAnsi="Calibri" w:cs="Calibri"/>
                  <w:color w:val="000000"/>
                  <w:sz w:val="22"/>
                  <w:szCs w:val="22"/>
                </w:rPr>
              </w:rPrChange>
            </w:rPr>
          </w:pPr>
          <w:del w:id="171" w:author="Igor Santiago" w:date="2022-06-09T12:13:00Z">
            <w:r w:rsidRPr="00A44348" w:rsidDel="00105F1B">
              <w:rPr>
                <w:noProof/>
                <w:color w:val="000000"/>
                <w:lang w:val="pt-BR"/>
                <w:rPrChange w:id="172" w:author="Ines" w:date="2022-06-09T10:06:00Z">
                  <w:rPr>
                    <w:color w:val="000000"/>
                  </w:rPr>
                </w:rPrChange>
              </w:rPr>
              <w:delText>2.1.1</w:delText>
            </w:r>
            <w:r w:rsidRPr="00A44348" w:rsidDel="00105F1B">
              <w:rPr>
                <w:rFonts w:ascii="Calibri" w:eastAsia="Calibri" w:hAnsi="Calibri" w:cs="Calibri"/>
                <w:noProof/>
                <w:color w:val="000000"/>
                <w:sz w:val="22"/>
                <w:szCs w:val="22"/>
                <w:lang w:val="pt-BR"/>
                <w:rPrChange w:id="173" w:author="Ines" w:date="2022-06-09T10:06:00Z">
                  <w:rPr>
                    <w:rFonts w:ascii="Calibri" w:eastAsia="Calibri" w:hAnsi="Calibri" w:cs="Calibri"/>
                    <w:color w:val="000000"/>
                    <w:sz w:val="22"/>
                    <w:szCs w:val="22"/>
                  </w:rPr>
                </w:rPrChange>
              </w:rPr>
              <w:tab/>
            </w:r>
            <w:r w:rsidRPr="00A44348" w:rsidDel="00105F1B">
              <w:rPr>
                <w:noProof/>
                <w:color w:val="000000"/>
                <w:lang w:val="pt-BR"/>
                <w:rPrChange w:id="174" w:author="Ines" w:date="2022-06-09T10:06:00Z">
                  <w:rPr>
                    <w:color w:val="000000"/>
                  </w:rPr>
                </w:rPrChange>
              </w:rPr>
              <w:delText>Contexto organizacional no qual o produto se insere</w:delText>
            </w:r>
            <w:r w:rsidRPr="00A44348" w:rsidDel="00105F1B">
              <w:rPr>
                <w:noProof/>
                <w:color w:val="000000"/>
                <w:lang w:val="pt-BR"/>
                <w:rPrChange w:id="175" w:author="Ines" w:date="2022-06-09T10:06:00Z">
                  <w:rPr>
                    <w:color w:val="000000"/>
                  </w:rPr>
                </w:rPrChange>
              </w:rPr>
              <w:tab/>
              <w:delText>4</w:delText>
            </w:r>
          </w:del>
        </w:p>
        <w:p w14:paraId="0E7B84CE" w14:textId="0109CB6B"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176" w:author="Igor Santiago" w:date="2022-06-09T12:13:00Z"/>
              <w:rFonts w:ascii="Calibri" w:eastAsia="Calibri" w:hAnsi="Calibri" w:cs="Calibri"/>
              <w:noProof/>
              <w:color w:val="000000"/>
              <w:sz w:val="22"/>
              <w:szCs w:val="22"/>
              <w:lang w:val="pt-BR"/>
              <w:rPrChange w:id="177" w:author="Ines" w:date="2022-06-09T10:06:00Z">
                <w:rPr>
                  <w:del w:id="178" w:author="Igor Santiago" w:date="2022-06-09T12:13:00Z"/>
                  <w:rFonts w:ascii="Calibri" w:eastAsia="Calibri" w:hAnsi="Calibri" w:cs="Calibri"/>
                  <w:color w:val="000000"/>
                  <w:sz w:val="22"/>
                  <w:szCs w:val="22"/>
                </w:rPr>
              </w:rPrChange>
            </w:rPr>
          </w:pPr>
          <w:del w:id="179" w:author="Igor Santiago" w:date="2022-06-09T12:13:00Z">
            <w:r w:rsidRPr="00A44348" w:rsidDel="00105F1B">
              <w:rPr>
                <w:noProof/>
                <w:color w:val="000000"/>
                <w:lang w:val="pt-BR"/>
                <w:rPrChange w:id="180" w:author="Ines" w:date="2022-06-09T10:06:00Z">
                  <w:rPr>
                    <w:color w:val="000000"/>
                  </w:rPr>
                </w:rPrChange>
              </w:rPr>
              <w:delText>2.1.2</w:delText>
            </w:r>
            <w:r w:rsidRPr="00A44348" w:rsidDel="00105F1B">
              <w:rPr>
                <w:rFonts w:ascii="Calibri" w:eastAsia="Calibri" w:hAnsi="Calibri" w:cs="Calibri"/>
                <w:noProof/>
                <w:color w:val="000000"/>
                <w:sz w:val="22"/>
                <w:szCs w:val="22"/>
                <w:lang w:val="pt-BR"/>
                <w:rPrChange w:id="181" w:author="Ines" w:date="2022-06-09T10:06:00Z">
                  <w:rPr>
                    <w:rFonts w:ascii="Calibri" w:eastAsia="Calibri" w:hAnsi="Calibri" w:cs="Calibri"/>
                    <w:color w:val="000000"/>
                    <w:sz w:val="22"/>
                    <w:szCs w:val="22"/>
                  </w:rPr>
                </w:rPrChange>
              </w:rPr>
              <w:tab/>
            </w:r>
            <w:r w:rsidRPr="00A44348" w:rsidDel="00105F1B">
              <w:rPr>
                <w:noProof/>
                <w:color w:val="000000"/>
                <w:lang w:val="pt-BR"/>
                <w:rPrChange w:id="182" w:author="Ines" w:date="2022-06-09T10:06:00Z">
                  <w:rPr>
                    <w:color w:val="000000"/>
                  </w:rPr>
                </w:rPrChange>
              </w:rPr>
              <w:delText>O que é o produto</w:delText>
            </w:r>
            <w:r w:rsidRPr="00A44348" w:rsidDel="00105F1B">
              <w:rPr>
                <w:noProof/>
                <w:color w:val="000000"/>
                <w:lang w:val="pt-BR"/>
                <w:rPrChange w:id="183" w:author="Ines" w:date="2022-06-09T10:06:00Z">
                  <w:rPr>
                    <w:color w:val="000000"/>
                  </w:rPr>
                </w:rPrChange>
              </w:rPr>
              <w:tab/>
              <w:delText>4</w:delText>
            </w:r>
          </w:del>
        </w:p>
        <w:p w14:paraId="33A28830" w14:textId="2C00EFFE"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184" w:author="Igor Santiago" w:date="2022-06-09T12:13:00Z"/>
              <w:rFonts w:ascii="Calibri" w:eastAsia="Calibri" w:hAnsi="Calibri" w:cs="Calibri"/>
              <w:noProof/>
              <w:color w:val="000000"/>
              <w:sz w:val="22"/>
              <w:szCs w:val="22"/>
              <w:lang w:val="pt-BR"/>
              <w:rPrChange w:id="185" w:author="Ines" w:date="2022-06-09T10:06:00Z">
                <w:rPr>
                  <w:del w:id="186" w:author="Igor Santiago" w:date="2022-06-09T12:13:00Z"/>
                  <w:rFonts w:ascii="Calibri" w:eastAsia="Calibri" w:hAnsi="Calibri" w:cs="Calibri"/>
                  <w:color w:val="000000"/>
                  <w:sz w:val="22"/>
                  <w:szCs w:val="22"/>
                </w:rPr>
              </w:rPrChange>
            </w:rPr>
          </w:pPr>
          <w:del w:id="187" w:author="Igor Santiago" w:date="2022-06-09T12:13:00Z">
            <w:r w:rsidRPr="00A44348" w:rsidDel="00105F1B">
              <w:rPr>
                <w:noProof/>
                <w:color w:val="000000"/>
                <w:lang w:val="pt-BR"/>
                <w:rPrChange w:id="188" w:author="Ines" w:date="2022-06-09T10:06:00Z">
                  <w:rPr>
                    <w:color w:val="000000"/>
                  </w:rPr>
                </w:rPrChange>
              </w:rPr>
              <w:delText>2.1.3</w:delText>
            </w:r>
            <w:r w:rsidRPr="00A44348" w:rsidDel="00105F1B">
              <w:rPr>
                <w:rFonts w:ascii="Calibri" w:eastAsia="Calibri" w:hAnsi="Calibri" w:cs="Calibri"/>
                <w:noProof/>
                <w:color w:val="000000"/>
                <w:sz w:val="22"/>
                <w:szCs w:val="22"/>
                <w:lang w:val="pt-BR"/>
                <w:rPrChange w:id="189" w:author="Ines" w:date="2022-06-09T10:06:00Z">
                  <w:rPr>
                    <w:rFonts w:ascii="Calibri" w:eastAsia="Calibri" w:hAnsi="Calibri" w:cs="Calibri"/>
                    <w:color w:val="000000"/>
                    <w:sz w:val="22"/>
                    <w:szCs w:val="22"/>
                  </w:rPr>
                </w:rPrChange>
              </w:rPr>
              <w:tab/>
            </w:r>
            <w:r w:rsidRPr="00A44348" w:rsidDel="00105F1B">
              <w:rPr>
                <w:noProof/>
                <w:color w:val="000000"/>
                <w:lang w:val="pt-BR"/>
                <w:rPrChange w:id="190" w:author="Ines" w:date="2022-06-09T10:06:00Z">
                  <w:rPr>
                    <w:color w:val="000000"/>
                  </w:rPr>
                </w:rPrChange>
              </w:rPr>
              <w:delText>Nome do produto e de seus componentes principais</w:delText>
            </w:r>
            <w:r w:rsidRPr="00A44348" w:rsidDel="00105F1B">
              <w:rPr>
                <w:noProof/>
                <w:color w:val="000000"/>
                <w:lang w:val="pt-BR"/>
                <w:rPrChange w:id="191" w:author="Ines" w:date="2022-06-09T10:06:00Z">
                  <w:rPr>
                    <w:color w:val="000000"/>
                  </w:rPr>
                </w:rPrChange>
              </w:rPr>
              <w:tab/>
              <w:delText>5</w:delText>
            </w:r>
          </w:del>
        </w:p>
        <w:p w14:paraId="7D4F597F" w14:textId="1F11FA8E"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192" w:author="Igor Santiago" w:date="2022-06-09T12:13:00Z"/>
              <w:rFonts w:ascii="Calibri" w:eastAsia="Calibri" w:hAnsi="Calibri" w:cs="Calibri"/>
              <w:noProof/>
              <w:color w:val="000000"/>
              <w:sz w:val="22"/>
              <w:szCs w:val="22"/>
              <w:lang w:val="pt-BR"/>
              <w:rPrChange w:id="193" w:author="Ines" w:date="2022-06-09T10:07:00Z">
                <w:rPr>
                  <w:del w:id="194" w:author="Igor Santiago" w:date="2022-06-09T12:13:00Z"/>
                  <w:rFonts w:ascii="Calibri" w:eastAsia="Calibri" w:hAnsi="Calibri" w:cs="Calibri"/>
                  <w:color w:val="000000"/>
                  <w:sz w:val="22"/>
                  <w:szCs w:val="22"/>
                </w:rPr>
              </w:rPrChange>
            </w:rPr>
          </w:pPr>
          <w:del w:id="195" w:author="Igor Santiago" w:date="2022-06-09T12:13:00Z">
            <w:r w:rsidRPr="00A44348" w:rsidDel="00105F1B">
              <w:rPr>
                <w:noProof/>
                <w:color w:val="000000"/>
                <w:lang w:val="pt-BR"/>
                <w:rPrChange w:id="196" w:author="Ines" w:date="2022-06-09T10:07:00Z">
                  <w:rPr>
                    <w:color w:val="000000"/>
                  </w:rPr>
                </w:rPrChange>
              </w:rPr>
              <w:delText>2.1.4</w:delText>
            </w:r>
            <w:r w:rsidRPr="00A44348" w:rsidDel="00105F1B">
              <w:rPr>
                <w:rFonts w:ascii="Calibri" w:eastAsia="Calibri" w:hAnsi="Calibri" w:cs="Calibri"/>
                <w:noProof/>
                <w:color w:val="000000"/>
                <w:sz w:val="22"/>
                <w:szCs w:val="22"/>
                <w:lang w:val="pt-BR"/>
                <w:rPrChange w:id="197" w:author="Ines" w:date="2022-06-09T10:07:00Z">
                  <w:rPr>
                    <w:rFonts w:ascii="Calibri" w:eastAsia="Calibri" w:hAnsi="Calibri" w:cs="Calibri"/>
                    <w:color w:val="000000"/>
                    <w:sz w:val="22"/>
                    <w:szCs w:val="22"/>
                  </w:rPr>
                </w:rPrChange>
              </w:rPr>
              <w:tab/>
            </w:r>
            <w:r w:rsidRPr="00A44348" w:rsidDel="00105F1B">
              <w:rPr>
                <w:noProof/>
                <w:color w:val="000000"/>
                <w:lang w:val="pt-BR"/>
                <w:rPrChange w:id="198" w:author="Ines" w:date="2022-06-09T10:07:00Z">
                  <w:rPr>
                    <w:color w:val="000000"/>
                  </w:rPr>
                </w:rPrChange>
              </w:rPr>
              <w:delText>Missão do produto</w:delText>
            </w:r>
            <w:r w:rsidRPr="00A44348" w:rsidDel="00105F1B">
              <w:rPr>
                <w:noProof/>
                <w:color w:val="000000"/>
                <w:lang w:val="pt-BR"/>
                <w:rPrChange w:id="199" w:author="Ines" w:date="2022-06-09T10:07:00Z">
                  <w:rPr>
                    <w:color w:val="000000"/>
                  </w:rPr>
                </w:rPrChange>
              </w:rPr>
              <w:tab/>
              <w:delText>5</w:delText>
            </w:r>
          </w:del>
        </w:p>
        <w:p w14:paraId="682968F3" w14:textId="5EF1307F"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200" w:author="Igor Santiago" w:date="2022-06-09T12:13:00Z"/>
              <w:rFonts w:ascii="Calibri" w:eastAsia="Calibri" w:hAnsi="Calibri" w:cs="Calibri"/>
              <w:noProof/>
              <w:color w:val="000000"/>
              <w:sz w:val="22"/>
              <w:szCs w:val="22"/>
              <w:lang w:val="pt-BR"/>
              <w:rPrChange w:id="201" w:author="Ines" w:date="2022-06-09T10:07:00Z">
                <w:rPr>
                  <w:del w:id="202" w:author="Igor Santiago" w:date="2022-06-09T12:13:00Z"/>
                  <w:rFonts w:ascii="Calibri" w:eastAsia="Calibri" w:hAnsi="Calibri" w:cs="Calibri"/>
                  <w:color w:val="000000"/>
                  <w:sz w:val="22"/>
                  <w:szCs w:val="22"/>
                </w:rPr>
              </w:rPrChange>
            </w:rPr>
          </w:pPr>
          <w:del w:id="203" w:author="Igor Santiago" w:date="2022-06-09T12:13:00Z">
            <w:r w:rsidRPr="00A44348" w:rsidDel="00105F1B">
              <w:rPr>
                <w:noProof/>
                <w:color w:val="000000"/>
                <w:lang w:val="pt-BR"/>
                <w:rPrChange w:id="204" w:author="Ines" w:date="2022-06-09T10:07:00Z">
                  <w:rPr>
                    <w:color w:val="000000"/>
                  </w:rPr>
                </w:rPrChange>
              </w:rPr>
              <w:delText>2.1.5</w:delText>
            </w:r>
            <w:r w:rsidRPr="00A44348" w:rsidDel="00105F1B">
              <w:rPr>
                <w:rFonts w:ascii="Calibri" w:eastAsia="Calibri" w:hAnsi="Calibri" w:cs="Calibri"/>
                <w:noProof/>
                <w:color w:val="000000"/>
                <w:sz w:val="22"/>
                <w:szCs w:val="22"/>
                <w:lang w:val="pt-BR"/>
                <w:rPrChange w:id="205" w:author="Ines" w:date="2022-06-09T10:07:00Z">
                  <w:rPr>
                    <w:rFonts w:ascii="Calibri" w:eastAsia="Calibri" w:hAnsi="Calibri" w:cs="Calibri"/>
                    <w:color w:val="000000"/>
                    <w:sz w:val="22"/>
                    <w:szCs w:val="22"/>
                  </w:rPr>
                </w:rPrChange>
              </w:rPr>
              <w:tab/>
            </w:r>
            <w:r w:rsidRPr="00A44348" w:rsidDel="00105F1B">
              <w:rPr>
                <w:noProof/>
                <w:color w:val="000000"/>
                <w:lang w:val="pt-BR"/>
                <w:rPrChange w:id="206" w:author="Ines" w:date="2022-06-09T10:07:00Z">
                  <w:rPr>
                    <w:color w:val="000000"/>
                  </w:rPr>
                </w:rPrChange>
              </w:rPr>
              <w:delText>Limites do produto</w:delText>
            </w:r>
            <w:r w:rsidRPr="00A44348" w:rsidDel="00105F1B">
              <w:rPr>
                <w:noProof/>
                <w:color w:val="000000"/>
                <w:lang w:val="pt-BR"/>
                <w:rPrChange w:id="207" w:author="Ines" w:date="2022-06-09T10:07:00Z">
                  <w:rPr>
                    <w:color w:val="000000"/>
                  </w:rPr>
                </w:rPrChange>
              </w:rPr>
              <w:tab/>
              <w:delText>6</w:delText>
            </w:r>
          </w:del>
        </w:p>
        <w:p w14:paraId="17AC3062" w14:textId="1458FF77"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208" w:author="Igor Santiago" w:date="2022-06-09T12:13:00Z"/>
              <w:rFonts w:ascii="Calibri" w:eastAsia="Calibri" w:hAnsi="Calibri" w:cs="Calibri"/>
              <w:noProof/>
              <w:color w:val="000000"/>
              <w:sz w:val="22"/>
              <w:szCs w:val="22"/>
              <w:lang w:val="pt-BR"/>
              <w:rPrChange w:id="209" w:author="Ines" w:date="2022-06-09T10:07:00Z">
                <w:rPr>
                  <w:del w:id="210" w:author="Igor Santiago" w:date="2022-06-09T12:13:00Z"/>
                  <w:rFonts w:ascii="Calibri" w:eastAsia="Calibri" w:hAnsi="Calibri" w:cs="Calibri"/>
                  <w:color w:val="000000"/>
                  <w:sz w:val="22"/>
                  <w:szCs w:val="22"/>
                </w:rPr>
              </w:rPrChange>
            </w:rPr>
          </w:pPr>
          <w:del w:id="211" w:author="Igor Santiago" w:date="2022-06-09T12:13:00Z">
            <w:r w:rsidRPr="00A44348" w:rsidDel="00105F1B">
              <w:rPr>
                <w:noProof/>
                <w:color w:val="000000"/>
                <w:lang w:val="pt-BR"/>
                <w:rPrChange w:id="212" w:author="Ines" w:date="2022-06-09T10:07:00Z">
                  <w:rPr>
                    <w:color w:val="000000"/>
                  </w:rPr>
                </w:rPrChange>
              </w:rPr>
              <w:delText>2.1.6</w:delText>
            </w:r>
            <w:r w:rsidRPr="00A44348" w:rsidDel="00105F1B">
              <w:rPr>
                <w:rFonts w:ascii="Calibri" w:eastAsia="Calibri" w:hAnsi="Calibri" w:cs="Calibri"/>
                <w:noProof/>
                <w:color w:val="000000"/>
                <w:sz w:val="22"/>
                <w:szCs w:val="22"/>
                <w:lang w:val="pt-BR"/>
                <w:rPrChange w:id="213" w:author="Ines" w:date="2022-06-09T10:07:00Z">
                  <w:rPr>
                    <w:rFonts w:ascii="Calibri" w:eastAsia="Calibri" w:hAnsi="Calibri" w:cs="Calibri"/>
                    <w:color w:val="000000"/>
                    <w:sz w:val="22"/>
                    <w:szCs w:val="22"/>
                  </w:rPr>
                </w:rPrChange>
              </w:rPr>
              <w:tab/>
            </w:r>
            <w:r w:rsidRPr="00A44348" w:rsidDel="00105F1B">
              <w:rPr>
                <w:noProof/>
                <w:color w:val="000000"/>
                <w:lang w:val="pt-BR"/>
                <w:rPrChange w:id="214" w:author="Ines" w:date="2022-06-09T10:07:00Z">
                  <w:rPr>
                    <w:color w:val="000000"/>
                  </w:rPr>
                </w:rPrChange>
              </w:rPr>
              <w:delText>Benefícios do produto</w:delText>
            </w:r>
            <w:r w:rsidRPr="00A44348" w:rsidDel="00105F1B">
              <w:rPr>
                <w:noProof/>
                <w:color w:val="000000"/>
                <w:lang w:val="pt-BR"/>
                <w:rPrChange w:id="215" w:author="Ines" w:date="2022-06-09T10:07:00Z">
                  <w:rPr>
                    <w:color w:val="000000"/>
                  </w:rPr>
                </w:rPrChange>
              </w:rPr>
              <w:tab/>
              <w:delText>6</w:delText>
            </w:r>
          </w:del>
        </w:p>
        <w:p w14:paraId="43C8EDFA" w14:textId="0B77D67E"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216" w:author="Igor Santiago" w:date="2022-06-09T12:13:00Z"/>
              <w:rFonts w:ascii="Calibri" w:eastAsia="Calibri" w:hAnsi="Calibri" w:cs="Calibri"/>
              <w:noProof/>
              <w:color w:val="000000"/>
              <w:sz w:val="22"/>
              <w:szCs w:val="22"/>
              <w:lang w:val="pt-BR"/>
              <w:rPrChange w:id="217" w:author="Ines" w:date="2022-06-09T10:07:00Z">
                <w:rPr>
                  <w:del w:id="218" w:author="Igor Santiago" w:date="2022-06-09T12:13:00Z"/>
                  <w:rFonts w:ascii="Calibri" w:eastAsia="Calibri" w:hAnsi="Calibri" w:cs="Calibri"/>
                  <w:color w:val="000000"/>
                  <w:sz w:val="22"/>
                  <w:szCs w:val="22"/>
                </w:rPr>
              </w:rPrChange>
            </w:rPr>
          </w:pPr>
          <w:del w:id="219" w:author="Igor Santiago" w:date="2022-06-09T12:13:00Z">
            <w:r w:rsidRPr="00A44348" w:rsidDel="00105F1B">
              <w:rPr>
                <w:noProof/>
                <w:color w:val="000000"/>
                <w:lang w:val="pt-BR"/>
                <w:rPrChange w:id="220" w:author="Ines" w:date="2022-06-09T10:07:00Z">
                  <w:rPr>
                    <w:color w:val="000000"/>
                  </w:rPr>
                </w:rPrChange>
              </w:rPr>
              <w:delText>2.2</w:delText>
            </w:r>
            <w:r w:rsidRPr="00A44348" w:rsidDel="00105F1B">
              <w:rPr>
                <w:rFonts w:ascii="Calibri" w:eastAsia="Calibri" w:hAnsi="Calibri" w:cs="Calibri"/>
                <w:noProof/>
                <w:color w:val="000000"/>
                <w:sz w:val="22"/>
                <w:szCs w:val="22"/>
                <w:lang w:val="pt-BR"/>
                <w:rPrChange w:id="221" w:author="Ines" w:date="2022-06-09T10:07:00Z">
                  <w:rPr>
                    <w:rFonts w:ascii="Calibri" w:eastAsia="Calibri" w:hAnsi="Calibri" w:cs="Calibri"/>
                    <w:color w:val="000000"/>
                    <w:sz w:val="22"/>
                    <w:szCs w:val="22"/>
                  </w:rPr>
                </w:rPrChange>
              </w:rPr>
              <w:tab/>
            </w:r>
            <w:r w:rsidRPr="00A44348" w:rsidDel="00105F1B">
              <w:rPr>
                <w:noProof/>
                <w:color w:val="000000"/>
                <w:lang w:val="pt-BR"/>
                <w:rPrChange w:id="222" w:author="Ines" w:date="2022-06-09T10:07:00Z">
                  <w:rPr>
                    <w:color w:val="000000"/>
                  </w:rPr>
                </w:rPrChange>
              </w:rPr>
              <w:delText>Serviços oferecidos pelo produto</w:delText>
            </w:r>
            <w:r w:rsidRPr="00A44348" w:rsidDel="00105F1B">
              <w:rPr>
                <w:noProof/>
                <w:color w:val="000000"/>
                <w:lang w:val="pt-BR"/>
                <w:rPrChange w:id="223" w:author="Ines" w:date="2022-06-09T10:07:00Z">
                  <w:rPr>
                    <w:color w:val="000000"/>
                  </w:rPr>
                </w:rPrChange>
              </w:rPr>
              <w:tab/>
              <w:delText>6</w:delText>
            </w:r>
          </w:del>
        </w:p>
        <w:p w14:paraId="0E5E6983" w14:textId="473830A4"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224" w:author="Igor Santiago" w:date="2022-06-09T12:13:00Z"/>
              <w:rFonts w:ascii="Calibri" w:eastAsia="Calibri" w:hAnsi="Calibri" w:cs="Calibri"/>
              <w:noProof/>
              <w:color w:val="000000"/>
              <w:sz w:val="22"/>
              <w:szCs w:val="22"/>
              <w:lang w:val="pt-BR"/>
              <w:rPrChange w:id="225" w:author="Ines" w:date="2022-06-09T10:07:00Z">
                <w:rPr>
                  <w:del w:id="226" w:author="Igor Santiago" w:date="2022-06-09T12:13:00Z"/>
                  <w:rFonts w:ascii="Calibri" w:eastAsia="Calibri" w:hAnsi="Calibri" w:cs="Calibri"/>
                  <w:color w:val="000000"/>
                  <w:sz w:val="22"/>
                  <w:szCs w:val="22"/>
                </w:rPr>
              </w:rPrChange>
            </w:rPr>
          </w:pPr>
          <w:del w:id="227" w:author="Igor Santiago" w:date="2022-06-09T12:13:00Z">
            <w:r w:rsidRPr="00A44348" w:rsidDel="00105F1B">
              <w:rPr>
                <w:noProof/>
                <w:color w:val="000000"/>
                <w:lang w:val="pt-BR"/>
                <w:rPrChange w:id="228" w:author="Ines" w:date="2022-06-09T10:07:00Z">
                  <w:rPr>
                    <w:color w:val="000000"/>
                  </w:rPr>
                </w:rPrChange>
              </w:rPr>
              <w:delText>2.2.1</w:delText>
            </w:r>
            <w:r w:rsidRPr="00A44348" w:rsidDel="00105F1B">
              <w:rPr>
                <w:rFonts w:ascii="Calibri" w:eastAsia="Calibri" w:hAnsi="Calibri" w:cs="Calibri"/>
                <w:noProof/>
                <w:color w:val="000000"/>
                <w:sz w:val="22"/>
                <w:szCs w:val="22"/>
                <w:lang w:val="pt-BR"/>
                <w:rPrChange w:id="229" w:author="Ines" w:date="2022-06-09T10:07:00Z">
                  <w:rPr>
                    <w:rFonts w:ascii="Calibri" w:eastAsia="Calibri" w:hAnsi="Calibri" w:cs="Calibri"/>
                    <w:color w:val="000000"/>
                    <w:sz w:val="22"/>
                    <w:szCs w:val="22"/>
                  </w:rPr>
                </w:rPrChange>
              </w:rPr>
              <w:tab/>
            </w:r>
            <w:r w:rsidRPr="00A44348" w:rsidDel="00105F1B">
              <w:rPr>
                <w:noProof/>
                <w:color w:val="000000"/>
                <w:lang w:val="pt-BR"/>
                <w:rPrChange w:id="230" w:author="Ines" w:date="2022-06-09T10:07:00Z">
                  <w:rPr>
                    <w:color w:val="000000"/>
                  </w:rPr>
                </w:rPrChange>
              </w:rPr>
              <w:delText>Diagrama de contexto</w:delText>
            </w:r>
            <w:r w:rsidRPr="00A44348" w:rsidDel="00105F1B">
              <w:rPr>
                <w:noProof/>
                <w:color w:val="000000"/>
                <w:lang w:val="pt-BR"/>
                <w:rPrChange w:id="231" w:author="Ines" w:date="2022-06-09T10:07:00Z">
                  <w:rPr>
                    <w:color w:val="000000"/>
                  </w:rPr>
                </w:rPrChange>
              </w:rPr>
              <w:tab/>
              <w:delText>6</w:delText>
            </w:r>
          </w:del>
        </w:p>
        <w:p w14:paraId="57028A53" w14:textId="215D906D"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232" w:author="Igor Santiago" w:date="2022-06-09T12:13:00Z"/>
              <w:rFonts w:ascii="Calibri" w:eastAsia="Calibri" w:hAnsi="Calibri" w:cs="Calibri"/>
              <w:noProof/>
              <w:color w:val="000000"/>
              <w:sz w:val="22"/>
              <w:szCs w:val="22"/>
              <w:lang w:val="pt-BR"/>
              <w:rPrChange w:id="233" w:author="Ines" w:date="2022-06-09T10:07:00Z">
                <w:rPr>
                  <w:del w:id="234" w:author="Igor Santiago" w:date="2022-06-09T12:13:00Z"/>
                  <w:rFonts w:ascii="Calibri" w:eastAsia="Calibri" w:hAnsi="Calibri" w:cs="Calibri"/>
                  <w:color w:val="000000"/>
                  <w:sz w:val="22"/>
                  <w:szCs w:val="22"/>
                </w:rPr>
              </w:rPrChange>
            </w:rPr>
          </w:pPr>
          <w:del w:id="235" w:author="Igor Santiago" w:date="2022-06-09T12:13:00Z">
            <w:r w:rsidRPr="00A44348" w:rsidDel="00105F1B">
              <w:rPr>
                <w:noProof/>
                <w:color w:val="000000"/>
                <w:lang w:val="pt-BR"/>
                <w:rPrChange w:id="236" w:author="Ines" w:date="2022-06-09T10:07:00Z">
                  <w:rPr>
                    <w:color w:val="000000"/>
                  </w:rPr>
                </w:rPrChange>
              </w:rPr>
              <w:delText>2.2.2</w:delText>
            </w:r>
            <w:r w:rsidRPr="00A44348" w:rsidDel="00105F1B">
              <w:rPr>
                <w:rFonts w:ascii="Calibri" w:eastAsia="Calibri" w:hAnsi="Calibri" w:cs="Calibri"/>
                <w:noProof/>
                <w:color w:val="000000"/>
                <w:sz w:val="22"/>
                <w:szCs w:val="22"/>
                <w:lang w:val="pt-BR"/>
                <w:rPrChange w:id="237" w:author="Ines" w:date="2022-06-09T10:07:00Z">
                  <w:rPr>
                    <w:rFonts w:ascii="Calibri" w:eastAsia="Calibri" w:hAnsi="Calibri" w:cs="Calibri"/>
                    <w:color w:val="000000"/>
                    <w:sz w:val="22"/>
                    <w:szCs w:val="22"/>
                  </w:rPr>
                </w:rPrChange>
              </w:rPr>
              <w:tab/>
            </w:r>
            <w:r w:rsidRPr="00A44348" w:rsidDel="00105F1B">
              <w:rPr>
                <w:noProof/>
                <w:color w:val="000000"/>
                <w:lang w:val="pt-BR"/>
                <w:rPrChange w:id="238" w:author="Ines" w:date="2022-06-09T10:07:00Z">
                  <w:rPr>
                    <w:color w:val="000000"/>
                  </w:rPr>
                </w:rPrChange>
              </w:rPr>
              <w:delText>Descricão dos Servicos</w:delText>
            </w:r>
            <w:r w:rsidRPr="00A44348" w:rsidDel="00105F1B">
              <w:rPr>
                <w:noProof/>
                <w:color w:val="000000"/>
                <w:lang w:val="pt-BR"/>
                <w:rPrChange w:id="239" w:author="Ines" w:date="2022-06-09T10:07:00Z">
                  <w:rPr>
                    <w:color w:val="000000"/>
                  </w:rPr>
                </w:rPrChange>
              </w:rPr>
              <w:tab/>
              <w:delText>7</w:delText>
            </w:r>
          </w:del>
        </w:p>
        <w:p w14:paraId="178173C9" w14:textId="2E98CCEE"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240" w:author="Igor Santiago" w:date="2022-06-09T12:13:00Z"/>
              <w:rFonts w:ascii="Calibri" w:eastAsia="Calibri" w:hAnsi="Calibri" w:cs="Calibri"/>
              <w:noProof/>
              <w:color w:val="000000"/>
              <w:sz w:val="22"/>
              <w:szCs w:val="22"/>
              <w:lang w:val="pt-BR"/>
              <w:rPrChange w:id="241" w:author="Ines" w:date="2022-06-09T10:07:00Z">
                <w:rPr>
                  <w:del w:id="242" w:author="Igor Santiago" w:date="2022-06-09T12:13:00Z"/>
                  <w:rFonts w:ascii="Calibri" w:eastAsia="Calibri" w:hAnsi="Calibri" w:cs="Calibri"/>
                  <w:color w:val="000000"/>
                  <w:sz w:val="22"/>
                  <w:szCs w:val="22"/>
                </w:rPr>
              </w:rPrChange>
            </w:rPr>
          </w:pPr>
          <w:del w:id="243" w:author="Igor Santiago" w:date="2022-06-09T12:13:00Z">
            <w:r w:rsidRPr="00A44348" w:rsidDel="00105F1B">
              <w:rPr>
                <w:noProof/>
                <w:color w:val="000000"/>
                <w:lang w:val="pt-BR"/>
                <w:rPrChange w:id="244" w:author="Ines" w:date="2022-06-09T10:07:00Z">
                  <w:rPr>
                    <w:color w:val="000000"/>
                  </w:rPr>
                </w:rPrChange>
              </w:rPr>
              <w:delText>2.2.3</w:delText>
            </w:r>
            <w:r w:rsidRPr="00A44348" w:rsidDel="00105F1B">
              <w:rPr>
                <w:rFonts w:ascii="Calibri" w:eastAsia="Calibri" w:hAnsi="Calibri" w:cs="Calibri"/>
                <w:noProof/>
                <w:color w:val="000000"/>
                <w:sz w:val="22"/>
                <w:szCs w:val="22"/>
                <w:lang w:val="pt-BR"/>
                <w:rPrChange w:id="245" w:author="Ines" w:date="2022-06-09T10:07:00Z">
                  <w:rPr>
                    <w:rFonts w:ascii="Calibri" w:eastAsia="Calibri" w:hAnsi="Calibri" w:cs="Calibri"/>
                    <w:color w:val="000000"/>
                    <w:sz w:val="22"/>
                    <w:szCs w:val="22"/>
                  </w:rPr>
                </w:rPrChange>
              </w:rPr>
              <w:tab/>
            </w:r>
            <w:r w:rsidRPr="00A44348" w:rsidDel="00105F1B">
              <w:rPr>
                <w:noProof/>
                <w:color w:val="000000"/>
                <w:lang w:val="pt-BR"/>
                <w:rPrChange w:id="246" w:author="Ines" w:date="2022-06-09T10:07:00Z">
                  <w:rPr>
                    <w:color w:val="000000"/>
                  </w:rPr>
                </w:rPrChange>
              </w:rPr>
              <w:delText>Generalizacão dos Atores</w:delText>
            </w:r>
            <w:r w:rsidRPr="00A44348" w:rsidDel="00105F1B">
              <w:rPr>
                <w:noProof/>
                <w:color w:val="000000"/>
                <w:lang w:val="pt-BR"/>
                <w:rPrChange w:id="247" w:author="Ines" w:date="2022-06-09T10:07:00Z">
                  <w:rPr>
                    <w:color w:val="000000"/>
                  </w:rPr>
                </w:rPrChange>
              </w:rPr>
              <w:tab/>
              <w:delText>7</w:delText>
            </w:r>
          </w:del>
        </w:p>
        <w:p w14:paraId="5C43B37E" w14:textId="4A67DDF4" w:rsidR="00341B5B" w:rsidRPr="00A44348" w:rsidDel="00105F1B" w:rsidRDefault="003E6BDD">
          <w:pPr>
            <w:pBdr>
              <w:top w:val="nil"/>
              <w:left w:val="nil"/>
              <w:bottom w:val="nil"/>
              <w:right w:val="nil"/>
              <w:between w:val="nil"/>
            </w:pBdr>
            <w:tabs>
              <w:tab w:val="left" w:pos="1440"/>
              <w:tab w:val="right" w:pos="9360"/>
            </w:tabs>
            <w:spacing w:line="240" w:lineRule="auto"/>
            <w:ind w:left="864"/>
            <w:rPr>
              <w:del w:id="248" w:author="Igor Santiago" w:date="2022-06-09T12:13:00Z"/>
              <w:rFonts w:ascii="Calibri" w:eastAsia="Calibri" w:hAnsi="Calibri" w:cs="Calibri"/>
              <w:noProof/>
              <w:color w:val="000000"/>
              <w:sz w:val="22"/>
              <w:szCs w:val="22"/>
              <w:lang w:val="pt-BR"/>
              <w:rPrChange w:id="249" w:author="Ines" w:date="2022-06-09T10:07:00Z">
                <w:rPr>
                  <w:del w:id="250" w:author="Igor Santiago" w:date="2022-06-09T12:13:00Z"/>
                  <w:rFonts w:ascii="Calibri" w:eastAsia="Calibri" w:hAnsi="Calibri" w:cs="Calibri"/>
                  <w:color w:val="000000"/>
                  <w:sz w:val="22"/>
                  <w:szCs w:val="22"/>
                </w:rPr>
              </w:rPrChange>
            </w:rPr>
          </w:pPr>
          <w:del w:id="251" w:author="Igor Santiago" w:date="2022-06-09T12:13:00Z">
            <w:r w:rsidRPr="00A44348" w:rsidDel="00105F1B">
              <w:rPr>
                <w:noProof/>
                <w:color w:val="000000"/>
                <w:lang w:val="pt-BR"/>
                <w:rPrChange w:id="252" w:author="Ines" w:date="2022-06-09T10:07:00Z">
                  <w:rPr>
                    <w:color w:val="000000"/>
                  </w:rPr>
                </w:rPrChange>
              </w:rPr>
              <w:delText>2.2.4</w:delText>
            </w:r>
            <w:r w:rsidRPr="00A44348" w:rsidDel="00105F1B">
              <w:rPr>
                <w:rFonts w:ascii="Calibri" w:eastAsia="Calibri" w:hAnsi="Calibri" w:cs="Calibri"/>
                <w:noProof/>
                <w:color w:val="000000"/>
                <w:sz w:val="22"/>
                <w:szCs w:val="22"/>
                <w:lang w:val="pt-BR"/>
                <w:rPrChange w:id="253" w:author="Ines" w:date="2022-06-09T10:07:00Z">
                  <w:rPr>
                    <w:rFonts w:ascii="Calibri" w:eastAsia="Calibri" w:hAnsi="Calibri" w:cs="Calibri"/>
                    <w:color w:val="000000"/>
                    <w:sz w:val="22"/>
                    <w:szCs w:val="22"/>
                  </w:rPr>
                </w:rPrChange>
              </w:rPr>
              <w:tab/>
            </w:r>
            <w:r w:rsidRPr="00A44348" w:rsidDel="00105F1B">
              <w:rPr>
                <w:noProof/>
                <w:color w:val="000000"/>
                <w:lang w:val="pt-BR"/>
                <w:rPrChange w:id="254" w:author="Ines" w:date="2022-06-09T10:07:00Z">
                  <w:rPr>
                    <w:color w:val="000000"/>
                  </w:rPr>
                </w:rPrChange>
              </w:rPr>
              <w:delText>Descricão dos Atores</w:delText>
            </w:r>
            <w:r w:rsidRPr="00A44348" w:rsidDel="00105F1B">
              <w:rPr>
                <w:noProof/>
                <w:color w:val="000000"/>
                <w:lang w:val="pt-BR"/>
                <w:rPrChange w:id="255" w:author="Ines" w:date="2022-06-09T10:07:00Z">
                  <w:rPr>
                    <w:color w:val="000000"/>
                  </w:rPr>
                </w:rPrChange>
              </w:rPr>
              <w:tab/>
              <w:delText>7</w:delText>
            </w:r>
          </w:del>
        </w:p>
        <w:p w14:paraId="2C49E1EF" w14:textId="18EE72FE" w:rsidR="00341B5B" w:rsidRPr="00A44348" w:rsidDel="00105F1B" w:rsidRDefault="003E6BDD">
          <w:pPr>
            <w:pBdr>
              <w:top w:val="nil"/>
              <w:left w:val="nil"/>
              <w:bottom w:val="nil"/>
              <w:right w:val="nil"/>
              <w:between w:val="nil"/>
            </w:pBdr>
            <w:tabs>
              <w:tab w:val="right" w:pos="9360"/>
              <w:tab w:val="left" w:pos="432"/>
            </w:tabs>
            <w:spacing w:before="240" w:after="60" w:line="240" w:lineRule="auto"/>
            <w:ind w:right="720"/>
            <w:rPr>
              <w:del w:id="256" w:author="Igor Santiago" w:date="2022-06-09T12:13:00Z"/>
              <w:rFonts w:ascii="Calibri" w:eastAsia="Calibri" w:hAnsi="Calibri" w:cs="Calibri"/>
              <w:noProof/>
              <w:color w:val="000000"/>
              <w:sz w:val="22"/>
              <w:szCs w:val="22"/>
              <w:lang w:val="pt-BR"/>
              <w:rPrChange w:id="257" w:author="Ines" w:date="2022-06-09T10:07:00Z">
                <w:rPr>
                  <w:del w:id="258" w:author="Igor Santiago" w:date="2022-06-09T12:13:00Z"/>
                  <w:rFonts w:ascii="Calibri" w:eastAsia="Calibri" w:hAnsi="Calibri" w:cs="Calibri"/>
                  <w:color w:val="000000"/>
                  <w:sz w:val="22"/>
                  <w:szCs w:val="22"/>
                </w:rPr>
              </w:rPrChange>
            </w:rPr>
          </w:pPr>
          <w:del w:id="259" w:author="Igor Santiago" w:date="2022-06-09T12:13:00Z">
            <w:r w:rsidRPr="00A44348" w:rsidDel="00105F1B">
              <w:rPr>
                <w:noProof/>
                <w:color w:val="000000"/>
                <w:lang w:val="pt-BR"/>
                <w:rPrChange w:id="260" w:author="Ines" w:date="2022-06-09T10:07:00Z">
                  <w:rPr>
                    <w:color w:val="000000"/>
                  </w:rPr>
                </w:rPrChange>
              </w:rPr>
              <w:delText>3.</w:delText>
            </w:r>
            <w:r w:rsidRPr="00A44348" w:rsidDel="00105F1B">
              <w:rPr>
                <w:rFonts w:ascii="Calibri" w:eastAsia="Calibri" w:hAnsi="Calibri" w:cs="Calibri"/>
                <w:noProof/>
                <w:color w:val="000000"/>
                <w:sz w:val="22"/>
                <w:szCs w:val="22"/>
                <w:lang w:val="pt-BR"/>
                <w:rPrChange w:id="261" w:author="Ines" w:date="2022-06-09T10:07:00Z">
                  <w:rPr>
                    <w:rFonts w:ascii="Calibri" w:eastAsia="Calibri" w:hAnsi="Calibri" w:cs="Calibri"/>
                    <w:color w:val="000000"/>
                    <w:sz w:val="22"/>
                    <w:szCs w:val="22"/>
                  </w:rPr>
                </w:rPrChange>
              </w:rPr>
              <w:tab/>
            </w:r>
            <w:r w:rsidRPr="00A44348" w:rsidDel="00105F1B">
              <w:rPr>
                <w:noProof/>
                <w:color w:val="000000"/>
                <w:lang w:val="pt-BR"/>
                <w:rPrChange w:id="262" w:author="Ines" w:date="2022-06-09T10:07:00Z">
                  <w:rPr>
                    <w:color w:val="000000"/>
                  </w:rPr>
                </w:rPrChange>
              </w:rPr>
              <w:delText>Definições e Si</w:delText>
            </w:r>
          </w:del>
          <w:del w:id="263" w:author="Igor Santiago" w:date="2022-06-09T12:08:00Z">
            <w:r w:rsidRPr="00A44348" w:rsidDel="008B4374">
              <w:rPr>
                <w:noProof/>
                <w:color w:val="000000"/>
                <w:lang w:val="pt-BR"/>
                <w:rPrChange w:id="264" w:author="Ines" w:date="2022-06-09T10:07:00Z">
                  <w:rPr>
                    <w:color w:val="000000"/>
                  </w:rPr>
                </w:rPrChange>
              </w:rPr>
              <w:delText>g</w:delText>
            </w:r>
          </w:del>
          <w:del w:id="265" w:author="Igor Santiago" w:date="2022-06-09T12:13:00Z">
            <w:r w:rsidRPr="00A44348" w:rsidDel="00105F1B">
              <w:rPr>
                <w:noProof/>
                <w:color w:val="000000"/>
                <w:lang w:val="pt-BR"/>
                <w:rPrChange w:id="266" w:author="Ines" w:date="2022-06-09T10:07:00Z">
                  <w:rPr>
                    <w:color w:val="000000"/>
                  </w:rPr>
                </w:rPrChange>
              </w:rPr>
              <w:delText>las</w:delText>
            </w:r>
            <w:r w:rsidRPr="00A44348" w:rsidDel="00105F1B">
              <w:rPr>
                <w:noProof/>
                <w:color w:val="000000"/>
                <w:lang w:val="pt-BR"/>
                <w:rPrChange w:id="267" w:author="Ines" w:date="2022-06-09T10:07:00Z">
                  <w:rPr>
                    <w:color w:val="000000"/>
                  </w:rPr>
                </w:rPrChange>
              </w:rPr>
              <w:tab/>
              <w:delText>9</w:delText>
            </w:r>
          </w:del>
        </w:p>
        <w:p w14:paraId="296D5CA7" w14:textId="5C020127" w:rsidR="00341B5B" w:rsidRPr="00A44348" w:rsidDel="00105F1B" w:rsidRDefault="003E6BDD">
          <w:pPr>
            <w:pBdr>
              <w:top w:val="nil"/>
              <w:left w:val="nil"/>
              <w:bottom w:val="nil"/>
              <w:right w:val="nil"/>
              <w:between w:val="nil"/>
            </w:pBdr>
            <w:tabs>
              <w:tab w:val="right" w:pos="9360"/>
              <w:tab w:val="left" w:pos="432"/>
            </w:tabs>
            <w:spacing w:before="240" w:after="60" w:line="240" w:lineRule="auto"/>
            <w:ind w:right="720"/>
            <w:rPr>
              <w:del w:id="268" w:author="Igor Santiago" w:date="2022-06-09T12:13:00Z"/>
              <w:rFonts w:ascii="Calibri" w:eastAsia="Calibri" w:hAnsi="Calibri" w:cs="Calibri"/>
              <w:noProof/>
              <w:color w:val="000000"/>
              <w:sz w:val="22"/>
              <w:szCs w:val="22"/>
              <w:lang w:val="pt-BR"/>
              <w:rPrChange w:id="269" w:author="Ines" w:date="2022-06-09T10:07:00Z">
                <w:rPr>
                  <w:del w:id="270" w:author="Igor Santiago" w:date="2022-06-09T12:13:00Z"/>
                  <w:rFonts w:ascii="Calibri" w:eastAsia="Calibri" w:hAnsi="Calibri" w:cs="Calibri"/>
                  <w:color w:val="000000"/>
                  <w:sz w:val="22"/>
                  <w:szCs w:val="22"/>
                </w:rPr>
              </w:rPrChange>
            </w:rPr>
          </w:pPr>
          <w:del w:id="271" w:author="Igor Santiago" w:date="2022-06-09T12:13:00Z">
            <w:r w:rsidRPr="00A44348" w:rsidDel="00105F1B">
              <w:rPr>
                <w:noProof/>
                <w:color w:val="000000"/>
                <w:lang w:val="pt-BR"/>
                <w:rPrChange w:id="272" w:author="Ines" w:date="2022-06-09T10:07:00Z">
                  <w:rPr>
                    <w:color w:val="000000"/>
                  </w:rPr>
                </w:rPrChange>
              </w:rPr>
              <w:delText>4.</w:delText>
            </w:r>
            <w:r w:rsidRPr="00A44348" w:rsidDel="00105F1B">
              <w:rPr>
                <w:rFonts w:ascii="Calibri" w:eastAsia="Calibri" w:hAnsi="Calibri" w:cs="Calibri"/>
                <w:noProof/>
                <w:color w:val="000000"/>
                <w:sz w:val="22"/>
                <w:szCs w:val="22"/>
                <w:lang w:val="pt-BR"/>
                <w:rPrChange w:id="273" w:author="Ines" w:date="2022-06-09T10:07:00Z">
                  <w:rPr>
                    <w:rFonts w:ascii="Calibri" w:eastAsia="Calibri" w:hAnsi="Calibri" w:cs="Calibri"/>
                    <w:color w:val="000000"/>
                    <w:sz w:val="22"/>
                    <w:szCs w:val="22"/>
                  </w:rPr>
                </w:rPrChange>
              </w:rPr>
              <w:tab/>
            </w:r>
          </w:del>
          <w:del w:id="274" w:author="Igor Santiago" w:date="2022-06-09T12:06:00Z">
            <w:r w:rsidRPr="008B4374" w:rsidDel="008B4374">
              <w:rPr>
                <w:noProof/>
                <w:u w:val="single"/>
                <w:lang w:val="pt-BR"/>
                <w:rPrChange w:id="275" w:author="Igor Santiago" w:date="2022-06-09T12:07:00Z">
                  <w:rPr>
                    <w:color w:val="000000"/>
                  </w:rPr>
                </w:rPrChange>
              </w:rPr>
              <w:delText xml:space="preserve">Requisitos de Interface </w:delText>
            </w:r>
          </w:del>
          <w:del w:id="276" w:author="Igor Santiago" w:date="2022-06-09T12:08:00Z">
            <w:r w:rsidRPr="008B4374" w:rsidDel="008B4374">
              <w:rPr>
                <w:noProof/>
                <w:u w:val="single"/>
                <w:lang w:val="pt-BR"/>
                <w:rPrChange w:id="277" w:author="Igor Santiago" w:date="2022-06-09T12:07:00Z">
                  <w:rPr>
                    <w:color w:val="FF0000"/>
                  </w:rPr>
                </w:rPrChange>
              </w:rPr>
              <w:delText>(</w:delText>
            </w:r>
          </w:del>
          <w:del w:id="278" w:author="Igor Santiago" w:date="2022-06-09T12:13:00Z">
            <w:r w:rsidRPr="008B4374" w:rsidDel="00105F1B">
              <w:rPr>
                <w:noProof/>
                <w:u w:val="single"/>
                <w:lang w:val="pt-BR"/>
                <w:rPrChange w:id="279" w:author="Igor Santiago" w:date="2022-06-09T12:07:00Z">
                  <w:rPr>
                    <w:color w:val="FF0000"/>
                  </w:rPr>
                </w:rPrChange>
              </w:rPr>
              <w:delText>Storyboards</w:delText>
            </w:r>
          </w:del>
          <w:del w:id="280" w:author="Igor Santiago" w:date="2022-06-09T12:07:00Z">
            <w:r w:rsidRPr="008B4374" w:rsidDel="008B4374">
              <w:rPr>
                <w:noProof/>
                <w:u w:val="single"/>
                <w:lang w:val="pt-BR"/>
                <w:rPrChange w:id="281" w:author="Igor Santiago" w:date="2022-06-09T12:07:00Z">
                  <w:rPr>
                    <w:color w:val="FF0000"/>
                  </w:rPr>
                </w:rPrChange>
              </w:rPr>
              <w:delText>?)</w:delText>
            </w:r>
          </w:del>
          <w:del w:id="282" w:author="Igor Santiago" w:date="2022-06-09T12:13:00Z">
            <w:r w:rsidRPr="00A44348" w:rsidDel="00105F1B">
              <w:rPr>
                <w:noProof/>
                <w:color w:val="000000"/>
                <w:lang w:val="pt-BR"/>
                <w:rPrChange w:id="283" w:author="Ines" w:date="2022-06-09T10:07:00Z">
                  <w:rPr>
                    <w:color w:val="000000"/>
                  </w:rPr>
                </w:rPrChange>
              </w:rPr>
              <w:tab/>
              <w:delText>9</w:delText>
            </w:r>
          </w:del>
        </w:p>
        <w:p w14:paraId="63882970" w14:textId="2D7ABBBD" w:rsidR="00341B5B" w:rsidRPr="00A44348" w:rsidDel="008B4374" w:rsidRDefault="003E6BDD">
          <w:pPr>
            <w:pBdr>
              <w:top w:val="nil"/>
              <w:left w:val="nil"/>
              <w:bottom w:val="nil"/>
              <w:right w:val="nil"/>
              <w:between w:val="nil"/>
            </w:pBdr>
            <w:tabs>
              <w:tab w:val="right" w:pos="9360"/>
              <w:tab w:val="left" w:pos="1000"/>
            </w:tabs>
            <w:spacing w:line="240" w:lineRule="auto"/>
            <w:ind w:right="720"/>
            <w:rPr>
              <w:del w:id="284" w:author="Igor Santiago" w:date="2022-06-09T12:08:00Z"/>
              <w:rFonts w:ascii="Calibri" w:eastAsia="Calibri" w:hAnsi="Calibri" w:cs="Calibri"/>
              <w:noProof/>
              <w:color w:val="000000"/>
              <w:sz w:val="22"/>
              <w:szCs w:val="22"/>
              <w:lang w:val="pt-BR"/>
              <w:rPrChange w:id="285" w:author="Ines" w:date="2022-06-09T10:07:00Z">
                <w:rPr>
                  <w:del w:id="286" w:author="Igor Santiago" w:date="2022-06-09T12:08:00Z"/>
                  <w:rFonts w:ascii="Calibri" w:eastAsia="Calibri" w:hAnsi="Calibri" w:cs="Calibri"/>
                  <w:color w:val="000000"/>
                  <w:sz w:val="22"/>
                  <w:szCs w:val="22"/>
                </w:rPr>
              </w:rPrChange>
            </w:rPr>
            <w:pPrChange w:id="287" w:author="Igor Santiago" w:date="2022-06-09T12:08:00Z">
              <w:pPr>
                <w:pBdr>
                  <w:top w:val="nil"/>
                  <w:left w:val="nil"/>
                  <w:bottom w:val="nil"/>
                  <w:right w:val="nil"/>
                  <w:between w:val="nil"/>
                </w:pBdr>
                <w:tabs>
                  <w:tab w:val="right" w:pos="9360"/>
                  <w:tab w:val="left" w:pos="1000"/>
                </w:tabs>
                <w:spacing w:line="240" w:lineRule="auto"/>
                <w:ind w:left="432" w:right="720"/>
              </w:pPr>
            </w:pPrChange>
          </w:pPr>
          <w:del w:id="288" w:author="Igor Santiago" w:date="2022-06-09T12:08:00Z">
            <w:r w:rsidRPr="00A44348" w:rsidDel="008B4374">
              <w:rPr>
                <w:noProof/>
                <w:color w:val="0070C0"/>
                <w:lang w:val="pt-BR"/>
                <w:rPrChange w:id="289" w:author="Ines" w:date="2022-06-09T10:07:00Z">
                  <w:rPr>
                    <w:color w:val="0070C0"/>
                  </w:rPr>
                </w:rPrChange>
              </w:rPr>
              <w:delText>4.1</w:delText>
            </w:r>
            <w:r w:rsidRPr="00A44348" w:rsidDel="008B4374">
              <w:rPr>
                <w:rFonts w:ascii="Calibri" w:eastAsia="Calibri" w:hAnsi="Calibri" w:cs="Calibri"/>
                <w:noProof/>
                <w:color w:val="000000"/>
                <w:sz w:val="22"/>
                <w:szCs w:val="22"/>
                <w:lang w:val="pt-BR"/>
                <w:rPrChange w:id="290" w:author="Ines" w:date="2022-06-09T10:07:00Z">
                  <w:rPr>
                    <w:rFonts w:ascii="Calibri" w:eastAsia="Calibri" w:hAnsi="Calibri" w:cs="Calibri"/>
                    <w:color w:val="000000"/>
                    <w:sz w:val="22"/>
                    <w:szCs w:val="22"/>
                  </w:rPr>
                </w:rPrChange>
              </w:rPr>
              <w:tab/>
            </w:r>
            <w:r w:rsidRPr="00A44348" w:rsidDel="008B4374">
              <w:rPr>
                <w:noProof/>
                <w:color w:val="0070C0"/>
                <w:lang w:val="pt-BR"/>
                <w:rPrChange w:id="291" w:author="Ines" w:date="2022-06-09T10:07:00Z">
                  <w:rPr>
                    <w:color w:val="0070C0"/>
                  </w:rPr>
                </w:rPrChange>
              </w:rPr>
              <w:delText>Interfaces de Usuário (GUIs)</w:delText>
            </w:r>
            <w:r w:rsidRPr="00A44348" w:rsidDel="008B4374">
              <w:rPr>
                <w:noProof/>
                <w:color w:val="000000"/>
                <w:lang w:val="pt-BR"/>
                <w:rPrChange w:id="292" w:author="Ines" w:date="2022-06-09T10:07:00Z">
                  <w:rPr>
                    <w:color w:val="000000"/>
                  </w:rPr>
                </w:rPrChange>
              </w:rPr>
              <w:tab/>
              <w:delText>9</w:delText>
            </w:r>
          </w:del>
        </w:p>
        <w:p w14:paraId="79AAA56B" w14:textId="09F8EBCD" w:rsidR="00341B5B" w:rsidRPr="00A44348" w:rsidDel="008B4374" w:rsidRDefault="003E6BDD">
          <w:pPr>
            <w:pBdr>
              <w:top w:val="nil"/>
              <w:left w:val="nil"/>
              <w:bottom w:val="nil"/>
              <w:right w:val="nil"/>
              <w:between w:val="nil"/>
            </w:pBdr>
            <w:tabs>
              <w:tab w:val="left" w:pos="1000"/>
              <w:tab w:val="right" w:pos="9360"/>
            </w:tabs>
            <w:spacing w:line="240" w:lineRule="auto"/>
            <w:ind w:right="720"/>
            <w:rPr>
              <w:del w:id="293" w:author="Igor Santiago" w:date="2022-06-09T12:08:00Z"/>
              <w:rFonts w:ascii="Calibri" w:eastAsia="Calibri" w:hAnsi="Calibri" w:cs="Calibri"/>
              <w:noProof/>
              <w:color w:val="000000"/>
              <w:sz w:val="22"/>
              <w:szCs w:val="22"/>
              <w:lang w:val="pt-BR"/>
              <w:rPrChange w:id="294" w:author="Ines" w:date="2022-06-09T10:07:00Z">
                <w:rPr>
                  <w:del w:id="295" w:author="Igor Santiago" w:date="2022-06-09T12:08:00Z"/>
                  <w:rFonts w:ascii="Calibri" w:eastAsia="Calibri" w:hAnsi="Calibri" w:cs="Calibri"/>
                  <w:color w:val="000000"/>
                  <w:sz w:val="22"/>
                  <w:szCs w:val="22"/>
                </w:rPr>
              </w:rPrChange>
            </w:rPr>
            <w:pPrChange w:id="296" w:author="Igor Santiago" w:date="2022-06-09T12:08:00Z">
              <w:pPr>
                <w:pBdr>
                  <w:top w:val="nil"/>
                  <w:left w:val="nil"/>
                  <w:bottom w:val="nil"/>
                  <w:right w:val="nil"/>
                  <w:between w:val="nil"/>
                </w:pBdr>
                <w:tabs>
                  <w:tab w:val="left" w:pos="1440"/>
                  <w:tab w:val="right" w:pos="9360"/>
                </w:tabs>
                <w:spacing w:line="240" w:lineRule="auto"/>
                <w:ind w:left="864"/>
              </w:pPr>
            </w:pPrChange>
          </w:pPr>
          <w:del w:id="297" w:author="Igor Santiago" w:date="2022-06-09T12:08:00Z">
            <w:r w:rsidRPr="00A44348" w:rsidDel="008B4374">
              <w:rPr>
                <w:noProof/>
                <w:color w:val="0070C0"/>
                <w:lang w:val="pt-BR"/>
                <w:rPrChange w:id="298" w:author="Ines" w:date="2022-06-09T10:07:00Z">
                  <w:rPr>
                    <w:color w:val="0070C0"/>
                  </w:rPr>
                </w:rPrChange>
              </w:rPr>
              <w:delText>4.1.1</w:delText>
            </w:r>
            <w:r w:rsidRPr="00A44348" w:rsidDel="008B4374">
              <w:rPr>
                <w:rFonts w:ascii="Calibri" w:eastAsia="Calibri" w:hAnsi="Calibri" w:cs="Calibri"/>
                <w:noProof/>
                <w:color w:val="000000"/>
                <w:sz w:val="22"/>
                <w:szCs w:val="22"/>
                <w:lang w:val="pt-BR"/>
                <w:rPrChange w:id="299" w:author="Ines" w:date="2022-06-09T10:07:00Z">
                  <w:rPr>
                    <w:rFonts w:ascii="Calibri" w:eastAsia="Calibri" w:hAnsi="Calibri" w:cs="Calibri"/>
                    <w:color w:val="000000"/>
                    <w:sz w:val="22"/>
                    <w:szCs w:val="22"/>
                  </w:rPr>
                </w:rPrChange>
              </w:rPr>
              <w:tab/>
            </w:r>
            <w:r w:rsidRPr="00A44348" w:rsidDel="008B4374">
              <w:rPr>
                <w:noProof/>
                <w:color w:val="0070C0"/>
                <w:lang w:val="pt-BR"/>
                <w:rPrChange w:id="300" w:author="Ines" w:date="2022-06-09T10:07:00Z">
                  <w:rPr>
                    <w:color w:val="0070C0"/>
                  </w:rPr>
                </w:rPrChange>
              </w:rPr>
              <w:delText>Janela Principal</w:delText>
            </w:r>
            <w:r w:rsidRPr="00A44348" w:rsidDel="008B4374">
              <w:rPr>
                <w:noProof/>
                <w:color w:val="000000"/>
                <w:lang w:val="pt-BR"/>
                <w:rPrChange w:id="301" w:author="Ines" w:date="2022-06-09T10:07:00Z">
                  <w:rPr>
                    <w:color w:val="000000"/>
                  </w:rPr>
                </w:rPrChange>
              </w:rPr>
              <w:tab/>
              <w:delText>10</w:delText>
            </w:r>
          </w:del>
        </w:p>
        <w:p w14:paraId="2299041E" w14:textId="1D78DCEF" w:rsidR="00341B5B" w:rsidRPr="00A44348" w:rsidDel="008B4374" w:rsidRDefault="003E6BDD">
          <w:pPr>
            <w:pBdr>
              <w:top w:val="nil"/>
              <w:left w:val="nil"/>
              <w:bottom w:val="nil"/>
              <w:right w:val="nil"/>
              <w:between w:val="nil"/>
            </w:pBdr>
            <w:tabs>
              <w:tab w:val="right" w:pos="9360"/>
              <w:tab w:val="left" w:pos="1000"/>
            </w:tabs>
            <w:spacing w:line="240" w:lineRule="auto"/>
            <w:ind w:right="720"/>
            <w:rPr>
              <w:del w:id="302" w:author="Igor Santiago" w:date="2022-06-09T12:08:00Z"/>
              <w:rFonts w:ascii="Calibri" w:eastAsia="Calibri" w:hAnsi="Calibri" w:cs="Calibri"/>
              <w:noProof/>
              <w:color w:val="000000"/>
              <w:sz w:val="22"/>
              <w:szCs w:val="22"/>
              <w:lang w:val="pt-BR"/>
              <w:rPrChange w:id="303" w:author="Ines" w:date="2022-06-09T10:07:00Z">
                <w:rPr>
                  <w:del w:id="304" w:author="Igor Santiago" w:date="2022-06-09T12:08:00Z"/>
                  <w:rFonts w:ascii="Calibri" w:eastAsia="Calibri" w:hAnsi="Calibri" w:cs="Calibri"/>
                  <w:color w:val="000000"/>
                  <w:sz w:val="22"/>
                  <w:szCs w:val="22"/>
                </w:rPr>
              </w:rPrChange>
            </w:rPr>
            <w:pPrChange w:id="305" w:author="Igor Santiago" w:date="2022-06-09T12:08:00Z">
              <w:pPr>
                <w:pBdr>
                  <w:top w:val="nil"/>
                  <w:left w:val="nil"/>
                  <w:bottom w:val="nil"/>
                  <w:right w:val="nil"/>
                  <w:between w:val="nil"/>
                </w:pBdr>
                <w:tabs>
                  <w:tab w:val="right" w:pos="9360"/>
                  <w:tab w:val="left" w:pos="1000"/>
                </w:tabs>
                <w:spacing w:line="240" w:lineRule="auto"/>
                <w:ind w:left="432" w:right="720"/>
              </w:pPr>
            </w:pPrChange>
          </w:pPr>
          <w:del w:id="306" w:author="Igor Santiago" w:date="2022-06-09T12:08:00Z">
            <w:r w:rsidRPr="00A44348" w:rsidDel="008B4374">
              <w:rPr>
                <w:noProof/>
                <w:color w:val="0070C0"/>
                <w:lang w:val="pt-BR"/>
                <w:rPrChange w:id="307" w:author="Ines" w:date="2022-06-09T10:07:00Z">
                  <w:rPr>
                    <w:color w:val="0070C0"/>
                  </w:rPr>
                </w:rPrChange>
              </w:rPr>
              <w:delText>4.2</w:delText>
            </w:r>
            <w:r w:rsidRPr="00A44348" w:rsidDel="008B4374">
              <w:rPr>
                <w:rFonts w:ascii="Calibri" w:eastAsia="Calibri" w:hAnsi="Calibri" w:cs="Calibri"/>
                <w:noProof/>
                <w:color w:val="000000"/>
                <w:sz w:val="22"/>
                <w:szCs w:val="22"/>
                <w:lang w:val="pt-BR"/>
                <w:rPrChange w:id="308" w:author="Ines" w:date="2022-06-09T10:07:00Z">
                  <w:rPr>
                    <w:rFonts w:ascii="Calibri" w:eastAsia="Calibri" w:hAnsi="Calibri" w:cs="Calibri"/>
                    <w:color w:val="000000"/>
                    <w:sz w:val="22"/>
                    <w:szCs w:val="22"/>
                  </w:rPr>
                </w:rPrChange>
              </w:rPr>
              <w:tab/>
            </w:r>
            <w:r w:rsidRPr="00A44348" w:rsidDel="008B4374">
              <w:rPr>
                <w:noProof/>
                <w:color w:val="0070C0"/>
                <w:lang w:val="pt-BR"/>
                <w:rPrChange w:id="309" w:author="Ines" w:date="2022-06-09T10:07:00Z">
                  <w:rPr>
                    <w:color w:val="0070C0"/>
                  </w:rPr>
                </w:rPrChange>
              </w:rPr>
              <w:delText>Interfaces de Hardware</w:delText>
            </w:r>
            <w:r w:rsidRPr="00A44348" w:rsidDel="008B4374">
              <w:rPr>
                <w:noProof/>
                <w:color w:val="000000"/>
                <w:lang w:val="pt-BR"/>
                <w:rPrChange w:id="310" w:author="Ines" w:date="2022-06-09T10:07:00Z">
                  <w:rPr>
                    <w:color w:val="000000"/>
                  </w:rPr>
                </w:rPrChange>
              </w:rPr>
              <w:tab/>
              <w:delText>11</w:delText>
            </w:r>
          </w:del>
        </w:p>
        <w:p w14:paraId="633FAB51" w14:textId="501F4DDC" w:rsidR="00341B5B" w:rsidRPr="00A44348" w:rsidDel="008B4374" w:rsidRDefault="003E6BDD">
          <w:pPr>
            <w:pBdr>
              <w:top w:val="nil"/>
              <w:left w:val="nil"/>
              <w:bottom w:val="nil"/>
              <w:right w:val="nil"/>
              <w:between w:val="nil"/>
            </w:pBdr>
            <w:tabs>
              <w:tab w:val="left" w:pos="1000"/>
              <w:tab w:val="right" w:pos="9360"/>
            </w:tabs>
            <w:spacing w:line="240" w:lineRule="auto"/>
            <w:ind w:right="720"/>
            <w:rPr>
              <w:del w:id="311" w:author="Igor Santiago" w:date="2022-06-09T12:08:00Z"/>
              <w:rFonts w:ascii="Calibri" w:eastAsia="Calibri" w:hAnsi="Calibri" w:cs="Calibri"/>
              <w:noProof/>
              <w:color w:val="000000"/>
              <w:sz w:val="22"/>
              <w:szCs w:val="22"/>
              <w:lang w:val="pt-BR"/>
              <w:rPrChange w:id="312" w:author="Ines" w:date="2022-06-09T10:07:00Z">
                <w:rPr>
                  <w:del w:id="313" w:author="Igor Santiago" w:date="2022-06-09T12:08:00Z"/>
                  <w:rFonts w:ascii="Calibri" w:eastAsia="Calibri" w:hAnsi="Calibri" w:cs="Calibri"/>
                  <w:color w:val="000000"/>
                  <w:sz w:val="22"/>
                  <w:szCs w:val="22"/>
                </w:rPr>
              </w:rPrChange>
            </w:rPr>
            <w:pPrChange w:id="314" w:author="Igor Santiago" w:date="2022-06-09T12:08:00Z">
              <w:pPr>
                <w:pBdr>
                  <w:top w:val="nil"/>
                  <w:left w:val="nil"/>
                  <w:bottom w:val="nil"/>
                  <w:right w:val="nil"/>
                  <w:between w:val="nil"/>
                </w:pBdr>
                <w:tabs>
                  <w:tab w:val="left" w:pos="1440"/>
                  <w:tab w:val="right" w:pos="9360"/>
                </w:tabs>
                <w:spacing w:line="240" w:lineRule="auto"/>
                <w:ind w:left="864"/>
              </w:pPr>
            </w:pPrChange>
          </w:pPr>
          <w:del w:id="315" w:author="Igor Santiago" w:date="2022-06-09T12:08:00Z">
            <w:r w:rsidRPr="00A44348" w:rsidDel="008B4374">
              <w:rPr>
                <w:noProof/>
                <w:color w:val="0070C0"/>
                <w:lang w:val="pt-BR"/>
                <w:rPrChange w:id="316" w:author="Ines" w:date="2022-06-09T10:07:00Z">
                  <w:rPr>
                    <w:color w:val="0070C0"/>
                  </w:rPr>
                </w:rPrChange>
              </w:rPr>
              <w:delText>4.2.1</w:delText>
            </w:r>
            <w:r w:rsidRPr="00A44348" w:rsidDel="008B4374">
              <w:rPr>
                <w:rFonts w:ascii="Calibri" w:eastAsia="Calibri" w:hAnsi="Calibri" w:cs="Calibri"/>
                <w:noProof/>
                <w:color w:val="000000"/>
                <w:sz w:val="22"/>
                <w:szCs w:val="22"/>
                <w:lang w:val="pt-BR"/>
                <w:rPrChange w:id="317" w:author="Ines" w:date="2022-06-09T10:07:00Z">
                  <w:rPr>
                    <w:rFonts w:ascii="Calibri" w:eastAsia="Calibri" w:hAnsi="Calibri" w:cs="Calibri"/>
                    <w:color w:val="000000"/>
                    <w:sz w:val="22"/>
                    <w:szCs w:val="22"/>
                  </w:rPr>
                </w:rPrChange>
              </w:rPr>
              <w:tab/>
            </w:r>
            <w:r w:rsidRPr="00A44348" w:rsidDel="008B4374">
              <w:rPr>
                <w:noProof/>
                <w:color w:val="0070C0"/>
                <w:lang w:val="pt-BR"/>
                <w:rPrChange w:id="318" w:author="Ines" w:date="2022-06-09T10:07:00Z">
                  <w:rPr>
                    <w:color w:val="0070C0"/>
                  </w:rPr>
                </w:rPrChange>
              </w:rPr>
              <w:delText>Interface com o Servidor de Documentos</w:delText>
            </w:r>
            <w:r w:rsidRPr="00A44348" w:rsidDel="008B4374">
              <w:rPr>
                <w:noProof/>
                <w:color w:val="000000"/>
                <w:lang w:val="pt-BR"/>
                <w:rPrChange w:id="319" w:author="Ines" w:date="2022-06-09T10:07:00Z">
                  <w:rPr>
                    <w:color w:val="000000"/>
                  </w:rPr>
                </w:rPrChange>
              </w:rPr>
              <w:tab/>
              <w:delText>11</w:delText>
            </w:r>
          </w:del>
        </w:p>
        <w:p w14:paraId="1C9C3A04" w14:textId="59CA1322" w:rsidR="00341B5B" w:rsidRPr="00A44348" w:rsidDel="008B4374" w:rsidRDefault="003E6BDD">
          <w:pPr>
            <w:pBdr>
              <w:top w:val="nil"/>
              <w:left w:val="nil"/>
              <w:bottom w:val="nil"/>
              <w:right w:val="nil"/>
              <w:between w:val="nil"/>
            </w:pBdr>
            <w:tabs>
              <w:tab w:val="right" w:pos="9360"/>
              <w:tab w:val="left" w:pos="1000"/>
            </w:tabs>
            <w:spacing w:line="240" w:lineRule="auto"/>
            <w:ind w:right="720"/>
            <w:rPr>
              <w:del w:id="320" w:author="Igor Santiago" w:date="2022-06-09T12:08:00Z"/>
              <w:rFonts w:ascii="Calibri" w:eastAsia="Calibri" w:hAnsi="Calibri" w:cs="Calibri"/>
              <w:noProof/>
              <w:color w:val="000000"/>
              <w:sz w:val="22"/>
              <w:szCs w:val="22"/>
              <w:lang w:val="pt-BR"/>
              <w:rPrChange w:id="321" w:author="Ines" w:date="2022-06-09T10:07:00Z">
                <w:rPr>
                  <w:del w:id="322" w:author="Igor Santiago" w:date="2022-06-09T12:08:00Z"/>
                  <w:rFonts w:ascii="Calibri" w:eastAsia="Calibri" w:hAnsi="Calibri" w:cs="Calibri"/>
                  <w:color w:val="000000"/>
                  <w:sz w:val="22"/>
                  <w:szCs w:val="22"/>
                </w:rPr>
              </w:rPrChange>
            </w:rPr>
            <w:pPrChange w:id="323" w:author="Igor Santiago" w:date="2022-06-09T12:08:00Z">
              <w:pPr>
                <w:pBdr>
                  <w:top w:val="nil"/>
                  <w:left w:val="nil"/>
                  <w:bottom w:val="nil"/>
                  <w:right w:val="nil"/>
                  <w:between w:val="nil"/>
                </w:pBdr>
                <w:tabs>
                  <w:tab w:val="right" w:pos="9360"/>
                  <w:tab w:val="left" w:pos="1000"/>
                </w:tabs>
                <w:spacing w:line="240" w:lineRule="auto"/>
                <w:ind w:left="432" w:right="720"/>
              </w:pPr>
            </w:pPrChange>
          </w:pPr>
          <w:del w:id="324" w:author="Igor Santiago" w:date="2022-06-09T12:08:00Z">
            <w:r w:rsidRPr="00A44348" w:rsidDel="008B4374">
              <w:rPr>
                <w:noProof/>
                <w:color w:val="0070C0"/>
                <w:lang w:val="pt-BR"/>
                <w:rPrChange w:id="325" w:author="Ines" w:date="2022-06-09T10:07:00Z">
                  <w:rPr>
                    <w:color w:val="0070C0"/>
                  </w:rPr>
                </w:rPrChange>
              </w:rPr>
              <w:delText>4.3</w:delText>
            </w:r>
            <w:r w:rsidRPr="00A44348" w:rsidDel="008B4374">
              <w:rPr>
                <w:rFonts w:ascii="Calibri" w:eastAsia="Calibri" w:hAnsi="Calibri" w:cs="Calibri"/>
                <w:noProof/>
                <w:color w:val="000000"/>
                <w:sz w:val="22"/>
                <w:szCs w:val="22"/>
                <w:lang w:val="pt-BR"/>
                <w:rPrChange w:id="326" w:author="Ines" w:date="2022-06-09T10:07:00Z">
                  <w:rPr>
                    <w:rFonts w:ascii="Calibri" w:eastAsia="Calibri" w:hAnsi="Calibri" w:cs="Calibri"/>
                    <w:color w:val="000000"/>
                    <w:sz w:val="22"/>
                    <w:szCs w:val="22"/>
                  </w:rPr>
                </w:rPrChange>
              </w:rPr>
              <w:tab/>
            </w:r>
            <w:r w:rsidRPr="00A44348" w:rsidDel="008B4374">
              <w:rPr>
                <w:noProof/>
                <w:color w:val="0070C0"/>
                <w:lang w:val="pt-BR"/>
                <w:rPrChange w:id="327" w:author="Ines" w:date="2022-06-09T10:07:00Z">
                  <w:rPr>
                    <w:color w:val="0070C0"/>
                  </w:rPr>
                </w:rPrChange>
              </w:rPr>
              <w:delText>Interfaces de Software</w:delText>
            </w:r>
            <w:r w:rsidRPr="00A44348" w:rsidDel="008B4374">
              <w:rPr>
                <w:noProof/>
                <w:color w:val="000000"/>
                <w:lang w:val="pt-BR"/>
                <w:rPrChange w:id="328" w:author="Ines" w:date="2022-06-09T10:07:00Z">
                  <w:rPr>
                    <w:color w:val="000000"/>
                  </w:rPr>
                </w:rPrChange>
              </w:rPr>
              <w:tab/>
              <w:delText>12</w:delText>
            </w:r>
          </w:del>
        </w:p>
        <w:p w14:paraId="306A5B09" w14:textId="6C51127E" w:rsidR="00341B5B" w:rsidRPr="00A44348" w:rsidDel="008B4374" w:rsidRDefault="003E6BDD">
          <w:pPr>
            <w:pBdr>
              <w:top w:val="nil"/>
              <w:left w:val="nil"/>
              <w:bottom w:val="nil"/>
              <w:right w:val="nil"/>
              <w:between w:val="nil"/>
            </w:pBdr>
            <w:tabs>
              <w:tab w:val="left" w:pos="1000"/>
              <w:tab w:val="right" w:pos="9360"/>
            </w:tabs>
            <w:spacing w:line="240" w:lineRule="auto"/>
            <w:ind w:right="720"/>
            <w:rPr>
              <w:del w:id="329" w:author="Igor Santiago" w:date="2022-06-09T12:08:00Z"/>
              <w:rFonts w:ascii="Calibri" w:eastAsia="Calibri" w:hAnsi="Calibri" w:cs="Calibri"/>
              <w:noProof/>
              <w:color w:val="000000"/>
              <w:sz w:val="22"/>
              <w:szCs w:val="22"/>
              <w:lang w:val="pt-BR"/>
              <w:rPrChange w:id="330" w:author="Ines" w:date="2022-06-09T10:07:00Z">
                <w:rPr>
                  <w:del w:id="331" w:author="Igor Santiago" w:date="2022-06-09T12:08:00Z"/>
                  <w:rFonts w:ascii="Calibri" w:eastAsia="Calibri" w:hAnsi="Calibri" w:cs="Calibri"/>
                  <w:color w:val="000000"/>
                  <w:sz w:val="22"/>
                  <w:szCs w:val="22"/>
                </w:rPr>
              </w:rPrChange>
            </w:rPr>
            <w:pPrChange w:id="332" w:author="Igor Santiago" w:date="2022-06-09T12:08:00Z">
              <w:pPr>
                <w:pBdr>
                  <w:top w:val="nil"/>
                  <w:left w:val="nil"/>
                  <w:bottom w:val="nil"/>
                  <w:right w:val="nil"/>
                  <w:between w:val="nil"/>
                </w:pBdr>
                <w:tabs>
                  <w:tab w:val="left" w:pos="1440"/>
                  <w:tab w:val="right" w:pos="9360"/>
                </w:tabs>
                <w:spacing w:line="240" w:lineRule="auto"/>
                <w:ind w:left="864"/>
              </w:pPr>
            </w:pPrChange>
          </w:pPr>
          <w:del w:id="333" w:author="Igor Santiago" w:date="2022-06-09T12:08:00Z">
            <w:r w:rsidRPr="00A44348" w:rsidDel="008B4374">
              <w:rPr>
                <w:noProof/>
                <w:color w:val="0070C0"/>
                <w:lang w:val="pt-BR"/>
                <w:rPrChange w:id="334" w:author="Ines" w:date="2022-06-09T10:07:00Z">
                  <w:rPr>
                    <w:color w:val="0070C0"/>
                  </w:rPr>
                </w:rPrChange>
              </w:rPr>
              <w:delText>4.3.1</w:delText>
            </w:r>
            <w:r w:rsidRPr="00A44348" w:rsidDel="008B4374">
              <w:rPr>
                <w:rFonts w:ascii="Calibri" w:eastAsia="Calibri" w:hAnsi="Calibri" w:cs="Calibri"/>
                <w:noProof/>
                <w:color w:val="000000"/>
                <w:sz w:val="22"/>
                <w:szCs w:val="22"/>
                <w:lang w:val="pt-BR"/>
                <w:rPrChange w:id="335" w:author="Ines" w:date="2022-06-09T10:07:00Z">
                  <w:rPr>
                    <w:rFonts w:ascii="Calibri" w:eastAsia="Calibri" w:hAnsi="Calibri" w:cs="Calibri"/>
                    <w:color w:val="000000"/>
                    <w:sz w:val="22"/>
                    <w:szCs w:val="22"/>
                  </w:rPr>
                </w:rPrChange>
              </w:rPr>
              <w:tab/>
            </w:r>
            <w:r w:rsidRPr="00A44348" w:rsidDel="008B4374">
              <w:rPr>
                <w:noProof/>
                <w:color w:val="0070C0"/>
                <w:lang w:val="pt-BR"/>
                <w:rPrChange w:id="336" w:author="Ines" w:date="2022-06-09T10:07:00Z">
                  <w:rPr>
                    <w:color w:val="0070C0"/>
                  </w:rPr>
                </w:rPrChange>
              </w:rPr>
              <w:delText>Interface com Diretório de Mapas</w:delText>
            </w:r>
            <w:r w:rsidRPr="00A44348" w:rsidDel="008B4374">
              <w:rPr>
                <w:noProof/>
                <w:color w:val="000000"/>
                <w:lang w:val="pt-BR"/>
                <w:rPrChange w:id="337" w:author="Ines" w:date="2022-06-09T10:07:00Z">
                  <w:rPr>
                    <w:color w:val="000000"/>
                  </w:rPr>
                </w:rPrChange>
              </w:rPr>
              <w:tab/>
              <w:delText>12</w:delText>
            </w:r>
          </w:del>
        </w:p>
        <w:p w14:paraId="7B3328DB" w14:textId="45BCEFB2" w:rsidR="00341B5B" w:rsidRPr="00A44348" w:rsidDel="00105F1B" w:rsidRDefault="003E6BDD">
          <w:pPr>
            <w:pBdr>
              <w:top w:val="nil"/>
              <w:left w:val="nil"/>
              <w:bottom w:val="nil"/>
              <w:right w:val="nil"/>
              <w:between w:val="nil"/>
            </w:pBdr>
            <w:tabs>
              <w:tab w:val="left" w:pos="1000"/>
              <w:tab w:val="right" w:pos="9360"/>
              <w:tab w:val="left" w:pos="432"/>
            </w:tabs>
            <w:spacing w:line="240" w:lineRule="auto"/>
            <w:ind w:right="720"/>
            <w:rPr>
              <w:del w:id="338" w:author="Igor Santiago" w:date="2022-06-09T12:13:00Z"/>
              <w:rFonts w:ascii="Calibri" w:eastAsia="Calibri" w:hAnsi="Calibri" w:cs="Calibri"/>
              <w:noProof/>
              <w:color w:val="000000"/>
              <w:sz w:val="22"/>
              <w:szCs w:val="22"/>
              <w:lang w:val="pt-BR"/>
              <w:rPrChange w:id="339" w:author="Ines" w:date="2022-06-09T10:07:00Z">
                <w:rPr>
                  <w:del w:id="340" w:author="Igor Santiago" w:date="2022-06-09T12:13:00Z"/>
                  <w:rFonts w:ascii="Calibri" w:eastAsia="Calibri" w:hAnsi="Calibri" w:cs="Calibri"/>
                  <w:color w:val="000000"/>
                  <w:sz w:val="22"/>
                  <w:szCs w:val="22"/>
                </w:rPr>
              </w:rPrChange>
            </w:rPr>
            <w:pPrChange w:id="341" w:author="Igor Santiago" w:date="2022-06-09T12:08:00Z">
              <w:pPr>
                <w:pBdr>
                  <w:top w:val="nil"/>
                  <w:left w:val="nil"/>
                  <w:bottom w:val="nil"/>
                  <w:right w:val="nil"/>
                  <w:between w:val="nil"/>
                </w:pBdr>
                <w:tabs>
                  <w:tab w:val="right" w:pos="9360"/>
                  <w:tab w:val="left" w:pos="432"/>
                </w:tabs>
                <w:spacing w:before="240" w:after="60" w:line="240" w:lineRule="auto"/>
                <w:ind w:right="720"/>
              </w:pPr>
            </w:pPrChange>
          </w:pPr>
          <w:del w:id="342" w:author="Igor Santiago" w:date="2022-06-09T12:13:00Z">
            <w:r w:rsidRPr="00A44348" w:rsidDel="00105F1B">
              <w:rPr>
                <w:noProof/>
                <w:color w:val="000000"/>
                <w:lang w:val="pt-BR"/>
                <w:rPrChange w:id="343" w:author="Ines" w:date="2022-06-09T10:07:00Z">
                  <w:rPr>
                    <w:color w:val="000000"/>
                  </w:rPr>
                </w:rPrChange>
              </w:rPr>
              <w:delText>5.</w:delText>
            </w:r>
            <w:r w:rsidRPr="00A44348" w:rsidDel="00105F1B">
              <w:rPr>
                <w:rFonts w:ascii="Calibri" w:eastAsia="Calibri" w:hAnsi="Calibri" w:cs="Calibri"/>
                <w:noProof/>
                <w:color w:val="000000"/>
                <w:sz w:val="22"/>
                <w:szCs w:val="22"/>
                <w:lang w:val="pt-BR"/>
                <w:rPrChange w:id="344" w:author="Ines" w:date="2022-06-09T10:07:00Z">
                  <w:rPr>
                    <w:rFonts w:ascii="Calibri" w:eastAsia="Calibri" w:hAnsi="Calibri" w:cs="Calibri"/>
                    <w:color w:val="000000"/>
                    <w:sz w:val="22"/>
                    <w:szCs w:val="22"/>
                  </w:rPr>
                </w:rPrChange>
              </w:rPr>
              <w:tab/>
            </w:r>
            <w:r w:rsidRPr="00A44348" w:rsidDel="00105F1B">
              <w:rPr>
                <w:noProof/>
                <w:color w:val="000000"/>
                <w:lang w:val="pt-BR"/>
                <w:rPrChange w:id="345" w:author="Ines" w:date="2022-06-09T10:07:00Z">
                  <w:rPr>
                    <w:color w:val="000000"/>
                  </w:rPr>
                </w:rPrChange>
              </w:rPr>
              <w:delText xml:space="preserve">Requisitos Funcionais </w:delText>
            </w:r>
            <w:r w:rsidRPr="00A44348" w:rsidDel="00105F1B">
              <w:rPr>
                <w:noProof/>
                <w:color w:val="FF0000"/>
                <w:lang w:val="pt-BR"/>
                <w:rPrChange w:id="346" w:author="Ines" w:date="2022-06-09T10:07:00Z">
                  <w:rPr>
                    <w:color w:val="FF0000"/>
                  </w:rPr>
                </w:rPrChange>
              </w:rPr>
              <w:delText>(Backlog e Sprint Backlog?)</w:delText>
            </w:r>
            <w:r w:rsidRPr="00A44348" w:rsidDel="00105F1B">
              <w:rPr>
                <w:noProof/>
                <w:color w:val="000000"/>
                <w:lang w:val="pt-BR"/>
                <w:rPrChange w:id="347" w:author="Ines" w:date="2022-06-09T10:07:00Z">
                  <w:rPr>
                    <w:color w:val="000000"/>
                  </w:rPr>
                </w:rPrChange>
              </w:rPr>
              <w:tab/>
              <w:delText>13</w:delText>
            </w:r>
          </w:del>
        </w:p>
        <w:p w14:paraId="74B3496C" w14:textId="5C2D19D4" w:rsidR="00341B5B" w:rsidDel="00105F1B" w:rsidRDefault="003E6BDD">
          <w:pPr>
            <w:pBdr>
              <w:top w:val="nil"/>
              <w:left w:val="nil"/>
              <w:bottom w:val="nil"/>
              <w:right w:val="nil"/>
              <w:between w:val="nil"/>
            </w:pBdr>
            <w:tabs>
              <w:tab w:val="right" w:pos="9360"/>
              <w:tab w:val="left" w:pos="1000"/>
            </w:tabs>
            <w:spacing w:line="240" w:lineRule="auto"/>
            <w:ind w:left="432" w:right="720"/>
            <w:rPr>
              <w:del w:id="348" w:author="Igor Santiago" w:date="2022-06-09T12:12:00Z"/>
              <w:rFonts w:ascii="Calibri" w:eastAsia="Calibri" w:hAnsi="Calibri" w:cs="Calibri"/>
              <w:noProof/>
              <w:color w:val="000000"/>
              <w:sz w:val="22"/>
              <w:szCs w:val="22"/>
            </w:rPr>
          </w:pPr>
          <w:del w:id="349" w:author="Igor Santiago" w:date="2022-06-09T12:12:00Z">
            <w:r w:rsidDel="00105F1B">
              <w:rPr>
                <w:noProof/>
                <w:color w:val="000000"/>
              </w:rPr>
              <w:delText>5.1</w:delText>
            </w:r>
            <w:r w:rsidDel="00105F1B">
              <w:rPr>
                <w:rFonts w:ascii="Calibri" w:eastAsia="Calibri" w:hAnsi="Calibri" w:cs="Calibri"/>
                <w:noProof/>
                <w:color w:val="000000"/>
                <w:sz w:val="22"/>
                <w:szCs w:val="22"/>
              </w:rPr>
              <w:tab/>
            </w:r>
            <w:r w:rsidDel="00105F1B">
              <w:rPr>
                <w:noProof/>
                <w:color w:val="000000"/>
              </w:rPr>
              <w:delText>Backlog do projeto</w:delText>
            </w:r>
            <w:r w:rsidDel="00105F1B">
              <w:rPr>
                <w:noProof/>
                <w:color w:val="000000"/>
              </w:rPr>
              <w:tab/>
              <w:delText>13</w:delText>
            </w:r>
          </w:del>
        </w:p>
        <w:p w14:paraId="1D14BBC8" w14:textId="763EA42C" w:rsidR="00341B5B" w:rsidRPr="00105F1B" w:rsidDel="00105F1B" w:rsidRDefault="003E6BDD">
          <w:pPr>
            <w:pBdr>
              <w:top w:val="nil"/>
              <w:left w:val="nil"/>
              <w:bottom w:val="nil"/>
              <w:right w:val="nil"/>
              <w:between w:val="nil"/>
            </w:pBdr>
            <w:tabs>
              <w:tab w:val="right" w:pos="9360"/>
              <w:tab w:val="left" w:pos="1000"/>
            </w:tabs>
            <w:spacing w:line="240" w:lineRule="auto"/>
            <w:ind w:left="432" w:right="720"/>
            <w:rPr>
              <w:del w:id="350" w:author="Igor Santiago" w:date="2022-06-09T12:13:00Z"/>
              <w:noProof/>
              <w:rPrChange w:id="351" w:author="Igor Santiago" w:date="2022-06-09T12:13:00Z">
                <w:rPr>
                  <w:del w:id="352" w:author="Igor Santiago" w:date="2022-06-09T12:13:00Z"/>
                  <w:rFonts w:ascii="Calibri" w:eastAsia="Calibri" w:hAnsi="Calibri" w:cs="Calibri"/>
                  <w:color w:val="000000"/>
                  <w:sz w:val="22"/>
                  <w:szCs w:val="22"/>
                </w:rPr>
              </w:rPrChange>
            </w:rPr>
          </w:pPr>
          <w:del w:id="353" w:author="Igor Santiago" w:date="2022-06-09T12:12:00Z">
            <w:r w:rsidDel="00105F1B">
              <w:rPr>
                <w:noProof/>
                <w:color w:val="000000"/>
              </w:rPr>
              <w:delText>5.2</w:delText>
            </w:r>
            <w:r w:rsidDel="00105F1B">
              <w:rPr>
                <w:rFonts w:ascii="Calibri" w:eastAsia="Calibri" w:hAnsi="Calibri" w:cs="Calibri"/>
                <w:noProof/>
                <w:color w:val="000000"/>
                <w:sz w:val="22"/>
                <w:szCs w:val="22"/>
              </w:rPr>
              <w:tab/>
            </w:r>
            <w:r w:rsidDel="00105F1B">
              <w:rPr>
                <w:noProof/>
                <w:color w:val="000000"/>
              </w:rPr>
              <w:delText>Sprint Backlog</w:delText>
            </w:r>
            <w:r w:rsidDel="00105F1B">
              <w:rPr>
                <w:noProof/>
                <w:color w:val="000000"/>
              </w:rPr>
              <w:tab/>
            </w:r>
          </w:del>
          <w:del w:id="354" w:author="Igor Santiago" w:date="2022-06-09T12:13:00Z">
            <w:r w:rsidDel="00105F1B">
              <w:rPr>
                <w:noProof/>
                <w:color w:val="000000"/>
              </w:rPr>
              <w:delText>14</w:delText>
            </w:r>
          </w:del>
        </w:p>
        <w:p w14:paraId="3F74B1C3" w14:textId="007959FD" w:rsidR="00341B5B" w:rsidRPr="00A44348" w:rsidDel="008B4374" w:rsidRDefault="003E6BDD">
          <w:pPr>
            <w:pBdr>
              <w:top w:val="nil"/>
              <w:left w:val="nil"/>
              <w:bottom w:val="nil"/>
              <w:right w:val="nil"/>
              <w:between w:val="nil"/>
            </w:pBdr>
            <w:tabs>
              <w:tab w:val="right" w:pos="9360"/>
              <w:tab w:val="left" w:pos="1000"/>
            </w:tabs>
            <w:spacing w:line="240" w:lineRule="auto"/>
            <w:ind w:left="432" w:right="720"/>
            <w:rPr>
              <w:del w:id="355" w:author="Igor Santiago" w:date="2022-06-09T12:09:00Z"/>
              <w:rFonts w:ascii="Calibri" w:eastAsia="Calibri" w:hAnsi="Calibri" w:cs="Calibri"/>
              <w:noProof/>
              <w:color w:val="000000"/>
              <w:sz w:val="22"/>
              <w:szCs w:val="22"/>
              <w:lang w:val="pt-BR"/>
              <w:rPrChange w:id="356" w:author="Ines" w:date="2022-06-09T10:07:00Z">
                <w:rPr>
                  <w:del w:id="357" w:author="Igor Santiago" w:date="2022-06-09T12:09:00Z"/>
                  <w:rFonts w:ascii="Calibri" w:eastAsia="Calibri" w:hAnsi="Calibri" w:cs="Calibri"/>
                  <w:color w:val="000000"/>
                  <w:sz w:val="22"/>
                  <w:szCs w:val="22"/>
                </w:rPr>
              </w:rPrChange>
            </w:rPr>
          </w:pPr>
          <w:del w:id="358" w:author="Igor Santiago" w:date="2022-06-09T12:09:00Z">
            <w:r w:rsidRPr="00A44348" w:rsidDel="008B4374">
              <w:rPr>
                <w:noProof/>
                <w:color w:val="0070C0"/>
                <w:lang w:val="pt-BR"/>
                <w:rPrChange w:id="359" w:author="Ines" w:date="2022-06-09T10:07:00Z">
                  <w:rPr>
                    <w:color w:val="0070C0"/>
                  </w:rPr>
                </w:rPrChange>
              </w:rPr>
              <w:delText>5.3</w:delText>
            </w:r>
            <w:r w:rsidRPr="00A44348" w:rsidDel="008B4374">
              <w:rPr>
                <w:rFonts w:ascii="Calibri" w:eastAsia="Calibri" w:hAnsi="Calibri" w:cs="Calibri"/>
                <w:noProof/>
                <w:color w:val="000000"/>
                <w:sz w:val="22"/>
                <w:szCs w:val="22"/>
                <w:lang w:val="pt-BR"/>
                <w:rPrChange w:id="360" w:author="Ines" w:date="2022-06-09T10:07:00Z">
                  <w:rPr>
                    <w:rFonts w:ascii="Calibri" w:eastAsia="Calibri" w:hAnsi="Calibri" w:cs="Calibri"/>
                    <w:color w:val="000000"/>
                    <w:sz w:val="22"/>
                    <w:szCs w:val="22"/>
                  </w:rPr>
                </w:rPrChange>
              </w:rPr>
              <w:tab/>
            </w:r>
            <w:r w:rsidRPr="00A44348" w:rsidDel="008B4374">
              <w:rPr>
                <w:noProof/>
                <w:color w:val="0070C0"/>
                <w:lang w:val="pt-BR"/>
                <w:rPrChange w:id="361" w:author="Ines" w:date="2022-06-09T10:07:00Z">
                  <w:rPr>
                    <w:color w:val="0070C0"/>
                  </w:rPr>
                </w:rPrChange>
              </w:rPr>
              <w:delText>Requisito 1</w:delText>
            </w:r>
            <w:r w:rsidRPr="00A44348" w:rsidDel="008B4374">
              <w:rPr>
                <w:noProof/>
                <w:color w:val="000000"/>
                <w:lang w:val="pt-BR"/>
                <w:rPrChange w:id="362" w:author="Ines" w:date="2022-06-09T10:07:00Z">
                  <w:rPr>
                    <w:color w:val="000000"/>
                  </w:rPr>
                </w:rPrChange>
              </w:rPr>
              <w:delText xml:space="preserve"> – </w:delText>
            </w:r>
            <w:r w:rsidRPr="00A44348" w:rsidDel="008B4374">
              <w:rPr>
                <w:noProof/>
                <w:color w:val="0070C0"/>
                <w:lang w:val="pt-BR"/>
                <w:rPrChange w:id="363" w:author="Ines" w:date="2022-06-09T10:07:00Z">
                  <w:rPr>
                    <w:color w:val="0070C0"/>
                  </w:rPr>
                </w:rPrChange>
              </w:rPr>
              <w:delText>Amazenar e recuperar imagens de satélite</w:delText>
            </w:r>
            <w:r w:rsidRPr="00A44348" w:rsidDel="008B4374">
              <w:rPr>
                <w:noProof/>
                <w:color w:val="000000"/>
                <w:lang w:val="pt-BR"/>
                <w:rPrChange w:id="364" w:author="Ines" w:date="2022-06-09T10:07:00Z">
                  <w:rPr>
                    <w:color w:val="000000"/>
                  </w:rPr>
                </w:rPrChange>
              </w:rPr>
              <w:tab/>
              <w:delText>14</w:delText>
            </w:r>
          </w:del>
        </w:p>
        <w:p w14:paraId="7AD451F7" w14:textId="282DCF60" w:rsidR="00341B5B" w:rsidRPr="00A44348" w:rsidDel="00105F1B" w:rsidRDefault="003E6BDD" w:rsidP="008B4374">
          <w:pPr>
            <w:pBdr>
              <w:top w:val="nil"/>
              <w:left w:val="nil"/>
              <w:bottom w:val="nil"/>
              <w:right w:val="nil"/>
              <w:between w:val="nil"/>
            </w:pBdr>
            <w:tabs>
              <w:tab w:val="right" w:pos="9360"/>
              <w:tab w:val="left" w:pos="1000"/>
            </w:tabs>
            <w:spacing w:line="240" w:lineRule="auto"/>
            <w:ind w:left="432" w:right="720"/>
            <w:rPr>
              <w:del w:id="365" w:author="Igor Santiago" w:date="2022-06-09T12:13:00Z"/>
              <w:rFonts w:ascii="Calibri" w:eastAsia="Calibri" w:hAnsi="Calibri" w:cs="Calibri"/>
              <w:noProof/>
              <w:color w:val="000000"/>
              <w:sz w:val="22"/>
              <w:szCs w:val="22"/>
              <w:lang w:val="pt-BR"/>
              <w:rPrChange w:id="366" w:author="Ines" w:date="2022-06-09T10:07:00Z">
                <w:rPr>
                  <w:del w:id="367" w:author="Igor Santiago" w:date="2022-06-09T12:13:00Z"/>
                  <w:rFonts w:ascii="Calibri" w:eastAsia="Calibri" w:hAnsi="Calibri" w:cs="Calibri"/>
                  <w:color w:val="000000"/>
                  <w:sz w:val="22"/>
                  <w:szCs w:val="22"/>
                </w:rPr>
              </w:rPrChange>
            </w:rPr>
          </w:pPr>
          <w:del w:id="368" w:author="Igor Santiago" w:date="2022-06-09T12:09:00Z">
            <w:r w:rsidRPr="00A44348" w:rsidDel="008B4374">
              <w:rPr>
                <w:noProof/>
                <w:color w:val="0070C0"/>
                <w:lang w:val="pt-BR"/>
                <w:rPrChange w:id="369" w:author="Ines" w:date="2022-06-09T10:07:00Z">
                  <w:rPr>
                    <w:color w:val="0070C0"/>
                  </w:rPr>
                </w:rPrChange>
              </w:rPr>
              <w:delText>5.4</w:delText>
            </w:r>
            <w:r w:rsidRPr="00A44348" w:rsidDel="008B4374">
              <w:rPr>
                <w:rFonts w:ascii="Calibri" w:eastAsia="Calibri" w:hAnsi="Calibri" w:cs="Calibri"/>
                <w:noProof/>
                <w:color w:val="000000"/>
                <w:sz w:val="22"/>
                <w:szCs w:val="22"/>
                <w:lang w:val="pt-BR"/>
                <w:rPrChange w:id="370" w:author="Ines" w:date="2022-06-09T10:07:00Z">
                  <w:rPr>
                    <w:rFonts w:ascii="Calibri" w:eastAsia="Calibri" w:hAnsi="Calibri" w:cs="Calibri"/>
                    <w:color w:val="000000"/>
                    <w:sz w:val="22"/>
                    <w:szCs w:val="22"/>
                  </w:rPr>
                </w:rPrChange>
              </w:rPr>
              <w:tab/>
            </w:r>
            <w:r w:rsidRPr="00A44348" w:rsidDel="008B4374">
              <w:rPr>
                <w:noProof/>
                <w:color w:val="0070C0"/>
                <w:lang w:val="pt-BR"/>
                <w:rPrChange w:id="371" w:author="Ines" w:date="2022-06-09T10:07:00Z">
                  <w:rPr>
                    <w:color w:val="0070C0"/>
                  </w:rPr>
                </w:rPrChange>
              </w:rPr>
              <w:delText>Requisito 2 – Visualizar imagens de satélite</w:delText>
            </w:r>
            <w:r w:rsidRPr="00A44348" w:rsidDel="008B4374">
              <w:rPr>
                <w:noProof/>
                <w:color w:val="000000"/>
                <w:lang w:val="pt-BR"/>
                <w:rPrChange w:id="372" w:author="Ines" w:date="2022-06-09T10:07:00Z">
                  <w:rPr>
                    <w:color w:val="000000"/>
                  </w:rPr>
                </w:rPrChange>
              </w:rPr>
              <w:tab/>
              <w:delText>15</w:delText>
            </w:r>
          </w:del>
        </w:p>
        <w:p w14:paraId="3E595F8D" w14:textId="6846A27F" w:rsidR="00341B5B" w:rsidRPr="00A44348" w:rsidDel="00105F1B" w:rsidRDefault="003E6BDD">
          <w:pPr>
            <w:pBdr>
              <w:top w:val="nil"/>
              <w:left w:val="nil"/>
              <w:bottom w:val="nil"/>
              <w:right w:val="nil"/>
              <w:between w:val="nil"/>
            </w:pBdr>
            <w:tabs>
              <w:tab w:val="right" w:pos="9360"/>
              <w:tab w:val="left" w:pos="432"/>
            </w:tabs>
            <w:spacing w:before="240" w:after="60" w:line="240" w:lineRule="auto"/>
            <w:ind w:right="720"/>
            <w:rPr>
              <w:del w:id="373" w:author="Igor Santiago" w:date="2022-06-09T12:13:00Z"/>
              <w:rFonts w:ascii="Calibri" w:eastAsia="Calibri" w:hAnsi="Calibri" w:cs="Calibri"/>
              <w:noProof/>
              <w:color w:val="000000"/>
              <w:sz w:val="22"/>
              <w:szCs w:val="22"/>
              <w:lang w:val="pt-BR"/>
              <w:rPrChange w:id="374" w:author="Ines" w:date="2022-06-09T10:07:00Z">
                <w:rPr>
                  <w:del w:id="375" w:author="Igor Santiago" w:date="2022-06-09T12:13:00Z"/>
                  <w:rFonts w:ascii="Calibri" w:eastAsia="Calibri" w:hAnsi="Calibri" w:cs="Calibri"/>
                  <w:color w:val="000000"/>
                  <w:sz w:val="22"/>
                  <w:szCs w:val="22"/>
                </w:rPr>
              </w:rPrChange>
            </w:rPr>
          </w:pPr>
          <w:del w:id="376" w:author="Igor Santiago" w:date="2022-06-09T12:13:00Z">
            <w:r w:rsidRPr="00A44348" w:rsidDel="00105F1B">
              <w:rPr>
                <w:noProof/>
                <w:color w:val="000000"/>
                <w:lang w:val="pt-BR"/>
                <w:rPrChange w:id="377" w:author="Ines" w:date="2022-06-09T10:07:00Z">
                  <w:rPr>
                    <w:color w:val="000000"/>
                  </w:rPr>
                </w:rPrChange>
              </w:rPr>
              <w:delText>6.</w:delText>
            </w:r>
            <w:r w:rsidRPr="00A44348" w:rsidDel="00105F1B">
              <w:rPr>
                <w:rFonts w:ascii="Calibri" w:eastAsia="Calibri" w:hAnsi="Calibri" w:cs="Calibri"/>
                <w:noProof/>
                <w:color w:val="000000"/>
                <w:sz w:val="22"/>
                <w:szCs w:val="22"/>
                <w:lang w:val="pt-BR"/>
                <w:rPrChange w:id="378" w:author="Ines" w:date="2022-06-09T10:07:00Z">
                  <w:rPr>
                    <w:rFonts w:ascii="Calibri" w:eastAsia="Calibri" w:hAnsi="Calibri" w:cs="Calibri"/>
                    <w:color w:val="000000"/>
                    <w:sz w:val="22"/>
                    <w:szCs w:val="22"/>
                  </w:rPr>
                </w:rPrChange>
              </w:rPr>
              <w:tab/>
            </w:r>
            <w:r w:rsidRPr="00A44348" w:rsidDel="00105F1B">
              <w:rPr>
                <w:noProof/>
                <w:color w:val="000000"/>
                <w:lang w:val="pt-BR"/>
                <w:rPrChange w:id="379" w:author="Ines" w:date="2022-06-09T10:07:00Z">
                  <w:rPr>
                    <w:color w:val="000000"/>
                  </w:rPr>
                </w:rPrChange>
              </w:rPr>
              <w:delText>Requisitos Não Funcionais</w:delText>
            </w:r>
            <w:r w:rsidRPr="00A44348" w:rsidDel="00105F1B">
              <w:rPr>
                <w:noProof/>
                <w:color w:val="000000"/>
                <w:lang w:val="pt-BR"/>
                <w:rPrChange w:id="380" w:author="Ines" w:date="2022-06-09T10:07:00Z">
                  <w:rPr>
                    <w:color w:val="000000"/>
                  </w:rPr>
                </w:rPrChange>
              </w:rPr>
              <w:tab/>
              <w:delText>15</w:delText>
            </w:r>
          </w:del>
        </w:p>
        <w:p w14:paraId="05B37094" w14:textId="0FAB1BBC"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381" w:author="Igor Santiago" w:date="2022-06-09T12:13:00Z"/>
              <w:rFonts w:ascii="Calibri" w:eastAsia="Calibri" w:hAnsi="Calibri" w:cs="Calibri"/>
              <w:noProof/>
              <w:color w:val="000000"/>
              <w:sz w:val="22"/>
              <w:szCs w:val="22"/>
              <w:lang w:val="pt-BR"/>
              <w:rPrChange w:id="382" w:author="Ines" w:date="2022-06-09T10:07:00Z">
                <w:rPr>
                  <w:del w:id="383" w:author="Igor Santiago" w:date="2022-06-09T12:13:00Z"/>
                  <w:rFonts w:ascii="Calibri" w:eastAsia="Calibri" w:hAnsi="Calibri" w:cs="Calibri"/>
                  <w:color w:val="000000"/>
                  <w:sz w:val="22"/>
                  <w:szCs w:val="22"/>
                </w:rPr>
              </w:rPrChange>
            </w:rPr>
          </w:pPr>
          <w:del w:id="384" w:author="Igor Santiago" w:date="2022-06-09T12:13:00Z">
            <w:r w:rsidRPr="00A44348" w:rsidDel="00105F1B">
              <w:rPr>
                <w:noProof/>
                <w:color w:val="000000"/>
                <w:lang w:val="pt-BR"/>
                <w:rPrChange w:id="385" w:author="Ines" w:date="2022-06-09T10:07:00Z">
                  <w:rPr>
                    <w:color w:val="000000"/>
                  </w:rPr>
                </w:rPrChange>
              </w:rPr>
              <w:delText>6.1</w:delText>
            </w:r>
            <w:r w:rsidRPr="00A44348" w:rsidDel="00105F1B">
              <w:rPr>
                <w:rFonts w:ascii="Calibri" w:eastAsia="Calibri" w:hAnsi="Calibri" w:cs="Calibri"/>
                <w:noProof/>
                <w:color w:val="000000"/>
                <w:sz w:val="22"/>
                <w:szCs w:val="22"/>
                <w:lang w:val="pt-BR"/>
                <w:rPrChange w:id="386" w:author="Ines" w:date="2022-06-09T10:07:00Z">
                  <w:rPr>
                    <w:rFonts w:ascii="Calibri" w:eastAsia="Calibri" w:hAnsi="Calibri" w:cs="Calibri"/>
                    <w:color w:val="000000"/>
                    <w:sz w:val="22"/>
                    <w:szCs w:val="22"/>
                  </w:rPr>
                </w:rPrChange>
              </w:rPr>
              <w:tab/>
            </w:r>
            <w:r w:rsidRPr="00A44348" w:rsidDel="00105F1B">
              <w:rPr>
                <w:noProof/>
                <w:color w:val="000000"/>
                <w:lang w:val="pt-BR"/>
                <w:rPrChange w:id="387" w:author="Ines" w:date="2022-06-09T10:07:00Z">
                  <w:rPr>
                    <w:color w:val="000000"/>
                  </w:rPr>
                </w:rPrChange>
              </w:rPr>
              <w:delText>Usabilidade</w:delText>
            </w:r>
            <w:r w:rsidRPr="00A44348" w:rsidDel="00105F1B">
              <w:rPr>
                <w:noProof/>
                <w:color w:val="000000"/>
                <w:lang w:val="pt-BR"/>
                <w:rPrChange w:id="388" w:author="Ines" w:date="2022-06-09T10:07:00Z">
                  <w:rPr>
                    <w:color w:val="000000"/>
                  </w:rPr>
                </w:rPrChange>
              </w:rPr>
              <w:tab/>
              <w:delText>15</w:delText>
            </w:r>
          </w:del>
        </w:p>
        <w:p w14:paraId="4FF294C3" w14:textId="318AEC9A"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389" w:author="Igor Santiago" w:date="2022-06-09T12:13:00Z"/>
              <w:rFonts w:ascii="Calibri" w:eastAsia="Calibri" w:hAnsi="Calibri" w:cs="Calibri"/>
              <w:noProof/>
              <w:color w:val="000000"/>
              <w:sz w:val="22"/>
              <w:szCs w:val="22"/>
              <w:lang w:val="pt-BR"/>
              <w:rPrChange w:id="390" w:author="Ines" w:date="2022-06-09T10:07:00Z">
                <w:rPr>
                  <w:del w:id="391" w:author="Igor Santiago" w:date="2022-06-09T12:13:00Z"/>
                  <w:rFonts w:ascii="Calibri" w:eastAsia="Calibri" w:hAnsi="Calibri" w:cs="Calibri"/>
                  <w:color w:val="000000"/>
                  <w:sz w:val="22"/>
                  <w:szCs w:val="22"/>
                </w:rPr>
              </w:rPrChange>
            </w:rPr>
          </w:pPr>
          <w:del w:id="392" w:author="Igor Santiago" w:date="2022-06-09T12:13:00Z">
            <w:r w:rsidRPr="00A44348" w:rsidDel="00105F1B">
              <w:rPr>
                <w:noProof/>
                <w:color w:val="000000"/>
                <w:lang w:val="pt-BR"/>
                <w:rPrChange w:id="393" w:author="Ines" w:date="2022-06-09T10:07:00Z">
                  <w:rPr>
                    <w:color w:val="000000"/>
                  </w:rPr>
                </w:rPrChange>
              </w:rPr>
              <w:delText>6.2</w:delText>
            </w:r>
            <w:r w:rsidRPr="00A44348" w:rsidDel="00105F1B">
              <w:rPr>
                <w:rFonts w:ascii="Calibri" w:eastAsia="Calibri" w:hAnsi="Calibri" w:cs="Calibri"/>
                <w:noProof/>
                <w:color w:val="000000"/>
                <w:sz w:val="22"/>
                <w:szCs w:val="22"/>
                <w:lang w:val="pt-BR"/>
                <w:rPrChange w:id="394" w:author="Ines" w:date="2022-06-09T10:07:00Z">
                  <w:rPr>
                    <w:rFonts w:ascii="Calibri" w:eastAsia="Calibri" w:hAnsi="Calibri" w:cs="Calibri"/>
                    <w:color w:val="000000"/>
                    <w:sz w:val="22"/>
                    <w:szCs w:val="22"/>
                  </w:rPr>
                </w:rPrChange>
              </w:rPr>
              <w:tab/>
            </w:r>
            <w:r w:rsidRPr="00A44348" w:rsidDel="00105F1B">
              <w:rPr>
                <w:noProof/>
                <w:color w:val="000000"/>
                <w:lang w:val="pt-BR"/>
                <w:rPrChange w:id="395" w:author="Ines" w:date="2022-06-09T10:07:00Z">
                  <w:rPr>
                    <w:color w:val="000000"/>
                  </w:rPr>
                </w:rPrChange>
              </w:rPr>
              <w:delText>Confiabilidade</w:delText>
            </w:r>
            <w:r w:rsidRPr="00A44348" w:rsidDel="00105F1B">
              <w:rPr>
                <w:noProof/>
                <w:color w:val="000000"/>
                <w:lang w:val="pt-BR"/>
                <w:rPrChange w:id="396" w:author="Ines" w:date="2022-06-09T10:07:00Z">
                  <w:rPr>
                    <w:color w:val="000000"/>
                  </w:rPr>
                </w:rPrChange>
              </w:rPr>
              <w:tab/>
              <w:delText>15</w:delText>
            </w:r>
          </w:del>
        </w:p>
        <w:p w14:paraId="2841E31E" w14:textId="719D3EAF"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397" w:author="Igor Santiago" w:date="2022-06-09T12:13:00Z"/>
              <w:rFonts w:ascii="Calibri" w:eastAsia="Calibri" w:hAnsi="Calibri" w:cs="Calibri"/>
              <w:noProof/>
              <w:color w:val="000000"/>
              <w:sz w:val="22"/>
              <w:szCs w:val="22"/>
              <w:lang w:val="pt-BR"/>
              <w:rPrChange w:id="398" w:author="Ines" w:date="2022-06-09T10:07:00Z">
                <w:rPr>
                  <w:del w:id="399" w:author="Igor Santiago" w:date="2022-06-09T12:13:00Z"/>
                  <w:rFonts w:ascii="Calibri" w:eastAsia="Calibri" w:hAnsi="Calibri" w:cs="Calibri"/>
                  <w:color w:val="000000"/>
                  <w:sz w:val="22"/>
                  <w:szCs w:val="22"/>
                </w:rPr>
              </w:rPrChange>
            </w:rPr>
          </w:pPr>
          <w:del w:id="400" w:author="Igor Santiago" w:date="2022-06-09T12:13:00Z">
            <w:r w:rsidRPr="00A44348" w:rsidDel="00105F1B">
              <w:rPr>
                <w:noProof/>
                <w:color w:val="000000"/>
                <w:lang w:val="pt-BR"/>
                <w:rPrChange w:id="401" w:author="Ines" w:date="2022-06-09T10:07:00Z">
                  <w:rPr>
                    <w:color w:val="000000"/>
                  </w:rPr>
                </w:rPrChange>
              </w:rPr>
              <w:delText>6.3</w:delText>
            </w:r>
            <w:r w:rsidRPr="00A44348" w:rsidDel="00105F1B">
              <w:rPr>
                <w:rFonts w:ascii="Calibri" w:eastAsia="Calibri" w:hAnsi="Calibri" w:cs="Calibri"/>
                <w:noProof/>
                <w:color w:val="000000"/>
                <w:sz w:val="22"/>
                <w:szCs w:val="22"/>
                <w:lang w:val="pt-BR"/>
                <w:rPrChange w:id="402" w:author="Ines" w:date="2022-06-09T10:07:00Z">
                  <w:rPr>
                    <w:rFonts w:ascii="Calibri" w:eastAsia="Calibri" w:hAnsi="Calibri" w:cs="Calibri"/>
                    <w:color w:val="000000"/>
                    <w:sz w:val="22"/>
                    <w:szCs w:val="22"/>
                  </w:rPr>
                </w:rPrChange>
              </w:rPr>
              <w:tab/>
            </w:r>
            <w:r w:rsidRPr="00A44348" w:rsidDel="00105F1B">
              <w:rPr>
                <w:noProof/>
                <w:color w:val="000000"/>
                <w:lang w:val="pt-BR"/>
                <w:rPrChange w:id="403" w:author="Ines" w:date="2022-06-09T10:07:00Z">
                  <w:rPr>
                    <w:color w:val="000000"/>
                  </w:rPr>
                </w:rPrChange>
              </w:rPr>
              <w:delText>Desempenho</w:delText>
            </w:r>
            <w:r w:rsidRPr="00A44348" w:rsidDel="00105F1B">
              <w:rPr>
                <w:noProof/>
                <w:color w:val="000000"/>
                <w:lang w:val="pt-BR"/>
                <w:rPrChange w:id="404" w:author="Ines" w:date="2022-06-09T10:07:00Z">
                  <w:rPr>
                    <w:color w:val="000000"/>
                  </w:rPr>
                </w:rPrChange>
              </w:rPr>
              <w:tab/>
              <w:delText>16</w:delText>
            </w:r>
          </w:del>
        </w:p>
        <w:p w14:paraId="02B2CD6B" w14:textId="2A334D19"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405" w:author="Igor Santiago" w:date="2022-06-09T12:13:00Z"/>
              <w:rFonts w:ascii="Calibri" w:eastAsia="Calibri" w:hAnsi="Calibri" w:cs="Calibri"/>
              <w:noProof/>
              <w:color w:val="000000"/>
              <w:sz w:val="22"/>
              <w:szCs w:val="22"/>
              <w:lang w:val="pt-BR"/>
              <w:rPrChange w:id="406" w:author="Ines" w:date="2022-06-09T10:07:00Z">
                <w:rPr>
                  <w:del w:id="407" w:author="Igor Santiago" w:date="2022-06-09T12:13:00Z"/>
                  <w:rFonts w:ascii="Calibri" w:eastAsia="Calibri" w:hAnsi="Calibri" w:cs="Calibri"/>
                  <w:color w:val="000000"/>
                  <w:sz w:val="22"/>
                  <w:szCs w:val="22"/>
                </w:rPr>
              </w:rPrChange>
            </w:rPr>
          </w:pPr>
          <w:del w:id="408" w:author="Igor Santiago" w:date="2022-06-09T12:13:00Z">
            <w:r w:rsidRPr="00A44348" w:rsidDel="00105F1B">
              <w:rPr>
                <w:noProof/>
                <w:color w:val="000000"/>
                <w:lang w:val="pt-BR"/>
                <w:rPrChange w:id="409" w:author="Ines" w:date="2022-06-09T10:07:00Z">
                  <w:rPr>
                    <w:color w:val="000000"/>
                  </w:rPr>
                </w:rPrChange>
              </w:rPr>
              <w:delText>6.4</w:delText>
            </w:r>
            <w:r w:rsidRPr="00A44348" w:rsidDel="00105F1B">
              <w:rPr>
                <w:rFonts w:ascii="Calibri" w:eastAsia="Calibri" w:hAnsi="Calibri" w:cs="Calibri"/>
                <w:noProof/>
                <w:color w:val="000000"/>
                <w:sz w:val="22"/>
                <w:szCs w:val="22"/>
                <w:lang w:val="pt-BR"/>
                <w:rPrChange w:id="410" w:author="Ines" w:date="2022-06-09T10:07:00Z">
                  <w:rPr>
                    <w:rFonts w:ascii="Calibri" w:eastAsia="Calibri" w:hAnsi="Calibri" w:cs="Calibri"/>
                    <w:color w:val="000000"/>
                    <w:sz w:val="22"/>
                    <w:szCs w:val="22"/>
                  </w:rPr>
                </w:rPrChange>
              </w:rPr>
              <w:tab/>
            </w:r>
            <w:r w:rsidRPr="00A44348" w:rsidDel="00105F1B">
              <w:rPr>
                <w:noProof/>
                <w:color w:val="000000"/>
                <w:lang w:val="pt-BR"/>
                <w:rPrChange w:id="411" w:author="Ines" w:date="2022-06-09T10:07:00Z">
                  <w:rPr>
                    <w:color w:val="000000"/>
                  </w:rPr>
                </w:rPrChange>
              </w:rPr>
              <w:delText>Manutenibilidade</w:delText>
            </w:r>
            <w:r w:rsidRPr="00A44348" w:rsidDel="00105F1B">
              <w:rPr>
                <w:noProof/>
                <w:color w:val="000000"/>
                <w:lang w:val="pt-BR"/>
                <w:rPrChange w:id="412" w:author="Ines" w:date="2022-06-09T10:07:00Z">
                  <w:rPr>
                    <w:color w:val="000000"/>
                  </w:rPr>
                </w:rPrChange>
              </w:rPr>
              <w:lastRenderedPageBreak/>
              <w:tab/>
              <w:delText>16</w:delText>
            </w:r>
          </w:del>
        </w:p>
        <w:p w14:paraId="207F3B58" w14:textId="0772DD47"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413" w:author="Igor Santiago" w:date="2022-06-09T12:13:00Z"/>
              <w:rFonts w:ascii="Calibri" w:eastAsia="Calibri" w:hAnsi="Calibri" w:cs="Calibri"/>
              <w:noProof/>
              <w:color w:val="000000"/>
              <w:sz w:val="22"/>
              <w:szCs w:val="22"/>
              <w:lang w:val="pt-BR"/>
              <w:rPrChange w:id="414" w:author="Ines" w:date="2022-06-09T10:07:00Z">
                <w:rPr>
                  <w:del w:id="415" w:author="Igor Santiago" w:date="2022-06-09T12:13:00Z"/>
                  <w:rFonts w:ascii="Calibri" w:eastAsia="Calibri" w:hAnsi="Calibri" w:cs="Calibri"/>
                  <w:color w:val="000000"/>
                  <w:sz w:val="22"/>
                  <w:szCs w:val="22"/>
                </w:rPr>
              </w:rPrChange>
            </w:rPr>
          </w:pPr>
          <w:del w:id="416" w:author="Igor Santiago" w:date="2022-06-09T12:13:00Z">
            <w:r w:rsidRPr="00A44348" w:rsidDel="00105F1B">
              <w:rPr>
                <w:noProof/>
                <w:color w:val="000000"/>
                <w:lang w:val="pt-BR"/>
                <w:rPrChange w:id="417" w:author="Ines" w:date="2022-06-09T10:07:00Z">
                  <w:rPr>
                    <w:color w:val="000000"/>
                  </w:rPr>
                </w:rPrChange>
              </w:rPr>
              <w:delText>6.5</w:delText>
            </w:r>
            <w:r w:rsidRPr="00A44348" w:rsidDel="00105F1B">
              <w:rPr>
                <w:rFonts w:ascii="Calibri" w:eastAsia="Calibri" w:hAnsi="Calibri" w:cs="Calibri"/>
                <w:noProof/>
                <w:color w:val="000000"/>
                <w:sz w:val="22"/>
                <w:szCs w:val="22"/>
                <w:lang w:val="pt-BR"/>
                <w:rPrChange w:id="418" w:author="Ines" w:date="2022-06-09T10:07:00Z">
                  <w:rPr>
                    <w:rFonts w:ascii="Calibri" w:eastAsia="Calibri" w:hAnsi="Calibri" w:cs="Calibri"/>
                    <w:color w:val="000000"/>
                    <w:sz w:val="22"/>
                    <w:szCs w:val="22"/>
                  </w:rPr>
                </w:rPrChange>
              </w:rPr>
              <w:tab/>
            </w:r>
            <w:r w:rsidRPr="00A44348" w:rsidDel="00105F1B">
              <w:rPr>
                <w:noProof/>
                <w:color w:val="000000"/>
                <w:lang w:val="pt-BR"/>
                <w:rPrChange w:id="419" w:author="Ines" w:date="2022-06-09T10:07:00Z">
                  <w:rPr>
                    <w:color w:val="000000"/>
                  </w:rPr>
                </w:rPrChange>
              </w:rPr>
              <w:delText>Portabilidade</w:delText>
            </w:r>
            <w:r w:rsidRPr="00A44348" w:rsidDel="00105F1B">
              <w:rPr>
                <w:noProof/>
                <w:color w:val="000000"/>
                <w:lang w:val="pt-BR"/>
                <w:rPrChange w:id="420" w:author="Ines" w:date="2022-06-09T10:07:00Z">
                  <w:rPr>
                    <w:color w:val="000000"/>
                  </w:rPr>
                </w:rPrChange>
              </w:rPr>
              <w:tab/>
              <w:delText>17</w:delText>
            </w:r>
          </w:del>
        </w:p>
        <w:p w14:paraId="4C145EA9" w14:textId="1FD03A9B"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421" w:author="Igor Santiago" w:date="2022-06-09T12:13:00Z"/>
              <w:rFonts w:ascii="Calibri" w:eastAsia="Calibri" w:hAnsi="Calibri" w:cs="Calibri"/>
              <w:noProof/>
              <w:color w:val="000000"/>
              <w:sz w:val="22"/>
              <w:szCs w:val="22"/>
              <w:lang w:val="pt-BR"/>
              <w:rPrChange w:id="422" w:author="Ines" w:date="2022-06-09T10:07:00Z">
                <w:rPr>
                  <w:del w:id="423" w:author="Igor Santiago" w:date="2022-06-09T12:13:00Z"/>
                  <w:rFonts w:ascii="Calibri" w:eastAsia="Calibri" w:hAnsi="Calibri" w:cs="Calibri"/>
                  <w:color w:val="000000"/>
                  <w:sz w:val="22"/>
                  <w:szCs w:val="22"/>
                </w:rPr>
              </w:rPrChange>
            </w:rPr>
          </w:pPr>
          <w:del w:id="424" w:author="Igor Santiago" w:date="2022-06-09T12:13:00Z">
            <w:r w:rsidRPr="00A44348" w:rsidDel="00105F1B">
              <w:rPr>
                <w:noProof/>
                <w:color w:val="000000"/>
                <w:lang w:val="pt-BR"/>
                <w:rPrChange w:id="425" w:author="Ines" w:date="2022-06-09T10:07:00Z">
                  <w:rPr>
                    <w:color w:val="000000"/>
                  </w:rPr>
                </w:rPrChange>
              </w:rPr>
              <w:delText>6.6</w:delText>
            </w:r>
            <w:r w:rsidRPr="00A44348" w:rsidDel="00105F1B">
              <w:rPr>
                <w:rFonts w:ascii="Calibri" w:eastAsia="Calibri" w:hAnsi="Calibri" w:cs="Calibri"/>
                <w:noProof/>
                <w:color w:val="000000"/>
                <w:sz w:val="22"/>
                <w:szCs w:val="22"/>
                <w:lang w:val="pt-BR"/>
                <w:rPrChange w:id="426" w:author="Ines" w:date="2022-06-09T10:07:00Z">
                  <w:rPr>
                    <w:rFonts w:ascii="Calibri" w:eastAsia="Calibri" w:hAnsi="Calibri" w:cs="Calibri"/>
                    <w:color w:val="000000"/>
                    <w:sz w:val="22"/>
                    <w:szCs w:val="22"/>
                  </w:rPr>
                </w:rPrChange>
              </w:rPr>
              <w:tab/>
            </w:r>
            <w:r w:rsidRPr="00A44348" w:rsidDel="00105F1B">
              <w:rPr>
                <w:noProof/>
                <w:color w:val="000000"/>
                <w:lang w:val="pt-BR"/>
                <w:rPrChange w:id="427" w:author="Ines" w:date="2022-06-09T10:07:00Z">
                  <w:rPr>
                    <w:color w:val="000000"/>
                  </w:rPr>
                </w:rPrChange>
              </w:rPr>
              <w:delText>Requisitos Legais</w:delText>
            </w:r>
            <w:r w:rsidRPr="00A44348" w:rsidDel="00105F1B">
              <w:rPr>
                <w:noProof/>
                <w:color w:val="000000"/>
                <w:lang w:val="pt-BR"/>
                <w:rPrChange w:id="428" w:author="Ines" w:date="2022-06-09T10:07:00Z">
                  <w:rPr>
                    <w:color w:val="000000"/>
                  </w:rPr>
                </w:rPrChange>
              </w:rPr>
              <w:tab/>
              <w:delText>17</w:delText>
            </w:r>
          </w:del>
        </w:p>
        <w:p w14:paraId="44805302" w14:textId="2689C8F5"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429" w:author="Igor Santiago" w:date="2022-06-09T12:13:00Z"/>
              <w:rFonts w:ascii="Calibri" w:eastAsia="Calibri" w:hAnsi="Calibri" w:cs="Calibri"/>
              <w:noProof/>
              <w:color w:val="000000"/>
              <w:sz w:val="22"/>
              <w:szCs w:val="22"/>
              <w:lang w:val="pt-BR"/>
              <w:rPrChange w:id="430" w:author="Ines" w:date="2022-06-09T10:07:00Z">
                <w:rPr>
                  <w:del w:id="431" w:author="Igor Santiago" w:date="2022-06-09T12:13:00Z"/>
                  <w:rFonts w:ascii="Calibri" w:eastAsia="Calibri" w:hAnsi="Calibri" w:cs="Calibri"/>
                  <w:color w:val="000000"/>
                  <w:sz w:val="22"/>
                  <w:szCs w:val="22"/>
                </w:rPr>
              </w:rPrChange>
            </w:rPr>
          </w:pPr>
          <w:del w:id="432" w:author="Igor Santiago" w:date="2022-06-09T12:13:00Z">
            <w:r w:rsidRPr="00A44348" w:rsidDel="00105F1B">
              <w:rPr>
                <w:noProof/>
                <w:color w:val="000000"/>
                <w:lang w:val="pt-BR"/>
                <w:rPrChange w:id="433" w:author="Ines" w:date="2022-06-09T10:07:00Z">
                  <w:rPr>
                    <w:color w:val="000000"/>
                  </w:rPr>
                </w:rPrChange>
              </w:rPr>
              <w:delText>6.7</w:delText>
            </w:r>
            <w:r w:rsidRPr="00A44348" w:rsidDel="00105F1B">
              <w:rPr>
                <w:rFonts w:ascii="Calibri" w:eastAsia="Calibri" w:hAnsi="Calibri" w:cs="Calibri"/>
                <w:noProof/>
                <w:color w:val="000000"/>
                <w:sz w:val="22"/>
                <w:szCs w:val="22"/>
                <w:lang w:val="pt-BR"/>
                <w:rPrChange w:id="434" w:author="Ines" w:date="2022-06-09T10:07:00Z">
                  <w:rPr>
                    <w:rFonts w:ascii="Calibri" w:eastAsia="Calibri" w:hAnsi="Calibri" w:cs="Calibri"/>
                    <w:color w:val="000000"/>
                    <w:sz w:val="22"/>
                    <w:szCs w:val="22"/>
                  </w:rPr>
                </w:rPrChange>
              </w:rPr>
              <w:tab/>
            </w:r>
            <w:r w:rsidRPr="00A44348" w:rsidDel="00105F1B">
              <w:rPr>
                <w:noProof/>
                <w:color w:val="000000"/>
                <w:lang w:val="pt-BR"/>
                <w:rPrChange w:id="435" w:author="Ines" w:date="2022-06-09T10:07:00Z">
                  <w:rPr>
                    <w:color w:val="000000"/>
                  </w:rPr>
                </w:rPrChange>
              </w:rPr>
              <w:delText>Requisitos de Segurança</w:delText>
            </w:r>
            <w:r w:rsidRPr="00A44348" w:rsidDel="00105F1B">
              <w:rPr>
                <w:noProof/>
                <w:color w:val="000000"/>
                <w:lang w:val="pt-BR"/>
                <w:rPrChange w:id="436" w:author="Ines" w:date="2022-06-09T10:07:00Z">
                  <w:rPr>
                    <w:color w:val="000000"/>
                  </w:rPr>
                </w:rPrChange>
              </w:rPr>
              <w:tab/>
              <w:delText>17</w:delText>
            </w:r>
          </w:del>
        </w:p>
        <w:p w14:paraId="09FD56DC" w14:textId="6B4A27BD" w:rsidR="00341B5B" w:rsidRPr="00A44348" w:rsidDel="00105F1B" w:rsidRDefault="003E6BDD">
          <w:pPr>
            <w:pBdr>
              <w:top w:val="nil"/>
              <w:left w:val="nil"/>
              <w:bottom w:val="nil"/>
              <w:right w:val="nil"/>
              <w:between w:val="nil"/>
            </w:pBdr>
            <w:tabs>
              <w:tab w:val="right" w:pos="9360"/>
              <w:tab w:val="left" w:pos="1000"/>
            </w:tabs>
            <w:spacing w:line="240" w:lineRule="auto"/>
            <w:ind w:left="432" w:right="720"/>
            <w:rPr>
              <w:del w:id="437" w:author="Igor Santiago" w:date="2022-06-09T12:13:00Z"/>
              <w:rFonts w:ascii="Calibri" w:eastAsia="Calibri" w:hAnsi="Calibri" w:cs="Calibri"/>
              <w:noProof/>
              <w:color w:val="000000"/>
              <w:sz w:val="22"/>
              <w:szCs w:val="22"/>
              <w:lang w:val="pt-BR"/>
              <w:rPrChange w:id="438" w:author="Ines" w:date="2022-06-09T10:07:00Z">
                <w:rPr>
                  <w:del w:id="439" w:author="Igor Santiago" w:date="2022-06-09T12:13:00Z"/>
                  <w:rFonts w:ascii="Calibri" w:eastAsia="Calibri" w:hAnsi="Calibri" w:cs="Calibri"/>
                  <w:color w:val="000000"/>
                  <w:sz w:val="22"/>
                  <w:szCs w:val="22"/>
                </w:rPr>
              </w:rPrChange>
            </w:rPr>
          </w:pPr>
          <w:del w:id="440" w:author="Igor Santiago" w:date="2022-06-09T12:13:00Z">
            <w:r w:rsidRPr="00A44348" w:rsidDel="00105F1B">
              <w:rPr>
                <w:noProof/>
                <w:color w:val="000000"/>
                <w:lang w:val="pt-BR"/>
                <w:rPrChange w:id="441" w:author="Ines" w:date="2022-06-09T10:07:00Z">
                  <w:rPr>
                    <w:color w:val="000000"/>
                  </w:rPr>
                </w:rPrChange>
              </w:rPr>
              <w:delText>6.8</w:delText>
            </w:r>
            <w:r w:rsidRPr="00A44348" w:rsidDel="00105F1B">
              <w:rPr>
                <w:rFonts w:ascii="Calibri" w:eastAsia="Calibri" w:hAnsi="Calibri" w:cs="Calibri"/>
                <w:noProof/>
                <w:color w:val="000000"/>
                <w:sz w:val="22"/>
                <w:szCs w:val="22"/>
                <w:lang w:val="pt-BR"/>
                <w:rPrChange w:id="442" w:author="Ines" w:date="2022-06-09T10:07:00Z">
                  <w:rPr>
                    <w:rFonts w:ascii="Calibri" w:eastAsia="Calibri" w:hAnsi="Calibri" w:cs="Calibri"/>
                    <w:color w:val="000000"/>
                    <w:sz w:val="22"/>
                    <w:szCs w:val="22"/>
                  </w:rPr>
                </w:rPrChange>
              </w:rPr>
              <w:tab/>
            </w:r>
            <w:r w:rsidRPr="00A44348" w:rsidDel="00105F1B">
              <w:rPr>
                <w:noProof/>
                <w:color w:val="000000"/>
                <w:lang w:val="pt-BR"/>
                <w:rPrChange w:id="443" w:author="Ines" w:date="2022-06-09T10:07:00Z">
                  <w:rPr>
                    <w:color w:val="000000"/>
                  </w:rPr>
                </w:rPrChange>
              </w:rPr>
              <w:delText>Outros Requisistos Não Funcionais</w:delText>
            </w:r>
            <w:r w:rsidRPr="00A44348" w:rsidDel="00105F1B">
              <w:rPr>
                <w:noProof/>
                <w:color w:val="000000"/>
                <w:lang w:val="pt-BR"/>
                <w:rPrChange w:id="444" w:author="Ines" w:date="2022-06-09T10:07:00Z">
                  <w:rPr>
                    <w:color w:val="000000"/>
                  </w:rPr>
                </w:rPrChange>
              </w:rPr>
              <w:tab/>
              <w:delText>18</w:delText>
            </w:r>
          </w:del>
        </w:p>
        <w:p w14:paraId="56F9F54F" w14:textId="733E9B03" w:rsidR="00341B5B" w:rsidDel="00105F1B" w:rsidRDefault="003E6BDD">
          <w:pPr>
            <w:pBdr>
              <w:top w:val="nil"/>
              <w:left w:val="nil"/>
              <w:bottom w:val="nil"/>
              <w:right w:val="nil"/>
              <w:between w:val="nil"/>
            </w:pBdr>
            <w:tabs>
              <w:tab w:val="right" w:pos="9360"/>
              <w:tab w:val="left" w:pos="432"/>
            </w:tabs>
            <w:spacing w:before="240" w:after="60" w:line="240" w:lineRule="auto"/>
            <w:ind w:right="720"/>
            <w:rPr>
              <w:del w:id="445" w:author="Igor Santiago" w:date="2022-06-09T12:13:00Z"/>
              <w:rFonts w:ascii="Calibri" w:eastAsia="Calibri" w:hAnsi="Calibri" w:cs="Calibri"/>
              <w:noProof/>
              <w:color w:val="000000"/>
              <w:sz w:val="22"/>
              <w:szCs w:val="22"/>
            </w:rPr>
          </w:pPr>
          <w:del w:id="446" w:author="Igor Santiago" w:date="2022-06-09T12:13:00Z">
            <w:r w:rsidDel="00105F1B">
              <w:rPr>
                <w:noProof/>
                <w:color w:val="000000"/>
              </w:rPr>
              <w:delText>7.</w:delText>
            </w:r>
            <w:r w:rsidDel="00105F1B">
              <w:rPr>
                <w:rFonts w:ascii="Calibri" w:eastAsia="Calibri" w:hAnsi="Calibri" w:cs="Calibri"/>
                <w:noProof/>
                <w:color w:val="000000"/>
                <w:sz w:val="22"/>
                <w:szCs w:val="22"/>
              </w:rPr>
              <w:tab/>
            </w:r>
            <w:r w:rsidDel="00105F1B">
              <w:rPr>
                <w:noProof/>
                <w:color w:val="000000"/>
              </w:rPr>
              <w:delText>Referências</w:delText>
            </w:r>
            <w:r w:rsidDel="00105F1B">
              <w:rPr>
                <w:noProof/>
                <w:color w:val="000000"/>
              </w:rPr>
              <w:tab/>
              <w:delText>18</w:delText>
            </w:r>
          </w:del>
        </w:p>
        <w:customXmlDelRangeStart w:id="447" w:author="Igor Santiago" w:date="2022-06-09T12:13:00Z"/>
      </w:sdtContent>
    </w:sdt>
    <w:customXmlDelRangeEnd w:id="447"/>
    <w:bookmarkStart w:id="448" w:name="_heading=h.30j0zll" w:colFirst="0" w:colLast="0"/>
    <w:bookmarkEnd w:id="448"/>
    <w:p w14:paraId="4E44CB2A" w14:textId="77777777" w:rsidR="00341B5B" w:rsidRDefault="003E6BDD">
      <w:pPr>
        <w:pStyle w:val="Ttulo"/>
      </w:pPr>
      <w:r>
        <w:fldChar w:fldCharType="end"/>
      </w:r>
      <w:r>
        <w:br w:type="page"/>
      </w:r>
      <w:proofErr w:type="spellStart"/>
      <w:r>
        <w:lastRenderedPageBreak/>
        <w:t>Especificação</w:t>
      </w:r>
      <w:proofErr w:type="spellEnd"/>
      <w:r>
        <w:t xml:space="preserve"> de </w:t>
      </w:r>
      <w:proofErr w:type="spellStart"/>
      <w:r>
        <w:t>Requisitos</w:t>
      </w:r>
      <w:proofErr w:type="spellEnd"/>
      <w:r>
        <w:t xml:space="preserve">  </w:t>
      </w:r>
    </w:p>
    <w:p w14:paraId="4032E093" w14:textId="77777777" w:rsidR="00341B5B" w:rsidRDefault="00341B5B">
      <w:pPr>
        <w:pBdr>
          <w:top w:val="nil"/>
          <w:left w:val="nil"/>
          <w:bottom w:val="nil"/>
          <w:right w:val="nil"/>
          <w:between w:val="nil"/>
        </w:pBdr>
        <w:spacing w:after="120" w:line="240" w:lineRule="auto"/>
        <w:ind w:left="720"/>
        <w:rPr>
          <w:i/>
          <w:color w:val="0000FF"/>
        </w:rPr>
      </w:pPr>
    </w:p>
    <w:p w14:paraId="7ADE4AD4" w14:textId="77777777" w:rsidR="00341B5B" w:rsidRDefault="003E6BDD">
      <w:pPr>
        <w:pStyle w:val="Ttulo1"/>
        <w:numPr>
          <w:ilvl w:val="0"/>
          <w:numId w:val="9"/>
        </w:numPr>
      </w:pPr>
      <w:bookmarkStart w:id="449" w:name="_Toc105669231"/>
      <w:proofErr w:type="spellStart"/>
      <w:r>
        <w:t>Objetivo</w:t>
      </w:r>
      <w:bookmarkEnd w:id="449"/>
      <w:proofErr w:type="spellEnd"/>
    </w:p>
    <w:p w14:paraId="3CE9A8A4" w14:textId="40ED1164" w:rsidR="00341B5B" w:rsidDel="007835EF" w:rsidRDefault="003E6BDD">
      <w:pPr>
        <w:widowControl/>
        <w:pBdr>
          <w:top w:val="nil"/>
          <w:left w:val="nil"/>
          <w:bottom w:val="nil"/>
          <w:right w:val="nil"/>
          <w:between w:val="nil"/>
        </w:pBdr>
        <w:spacing w:line="240" w:lineRule="auto"/>
        <w:ind w:left="708"/>
        <w:jc w:val="both"/>
        <w:rPr>
          <w:del w:id="450" w:author="Igor Santiago" w:date="2022-06-08T20:55:00Z"/>
          <w:color w:val="000000"/>
        </w:rPr>
      </w:pPr>
      <w:del w:id="451" w:author="Igor Santiago" w:date="2022-06-08T20:55:00Z">
        <w:r w:rsidDel="007835EF">
          <w:rPr>
            <w:color w:val="000000"/>
          </w:rPr>
          <w:delText xml:space="preserve">Descreve-se aqui o propósito desse documento. </w:delText>
        </w:r>
      </w:del>
    </w:p>
    <w:p w14:paraId="0B28C19E" w14:textId="77777777" w:rsidR="007835EF" w:rsidRPr="00A44348" w:rsidRDefault="007835EF" w:rsidP="007835EF">
      <w:pPr>
        <w:widowControl/>
        <w:pBdr>
          <w:top w:val="nil"/>
          <w:left w:val="nil"/>
          <w:bottom w:val="nil"/>
          <w:right w:val="nil"/>
          <w:between w:val="nil"/>
        </w:pBdr>
        <w:spacing w:line="240" w:lineRule="auto"/>
        <w:ind w:left="708"/>
        <w:jc w:val="both"/>
        <w:rPr>
          <w:ins w:id="452" w:author="Igor Santiago" w:date="2022-06-08T20:55:00Z"/>
          <w:color w:val="000000"/>
          <w:lang w:val="pt-BR"/>
          <w:rPrChange w:id="453" w:author="Ines" w:date="2022-06-09T10:14:00Z">
            <w:rPr>
              <w:ins w:id="454" w:author="Igor Santiago" w:date="2022-06-08T20:55:00Z"/>
              <w:color w:val="000000"/>
            </w:rPr>
          </w:rPrChange>
        </w:rPr>
      </w:pPr>
      <w:ins w:id="455" w:author="Igor Santiago" w:date="2022-06-08T20:55:00Z">
        <w:r w:rsidRPr="00A44348">
          <w:rPr>
            <w:color w:val="000000"/>
            <w:lang w:val="pt-BR"/>
            <w:rPrChange w:id="456" w:author="Ines" w:date="2022-06-09T10:14:00Z">
              <w:rPr>
                <w:color w:val="000000"/>
              </w:rPr>
            </w:rPrChange>
          </w:rPr>
          <w:t xml:space="preserve">O objetivo deste documento é trazer todos os requisitos e especificações do projeto de um sistema de venda e compras de carros, dessa forma, o documento servirá como base para o desenvolvimento de todo o aplicativo, que será construído para plataforma desktop. Além de servir como base do projeto para início e formulação de ideias com o cliente, também servirá como um documento para sanar as dúvidas de projeto durante o andamento do desenvolvimento. </w:t>
        </w:r>
      </w:ins>
    </w:p>
    <w:p w14:paraId="359886DE" w14:textId="77777777" w:rsidR="007835EF" w:rsidRPr="00A44348" w:rsidRDefault="007835EF" w:rsidP="007835EF">
      <w:pPr>
        <w:widowControl/>
        <w:pBdr>
          <w:top w:val="nil"/>
          <w:left w:val="nil"/>
          <w:bottom w:val="nil"/>
          <w:right w:val="nil"/>
          <w:between w:val="nil"/>
        </w:pBdr>
        <w:spacing w:line="240" w:lineRule="auto"/>
        <w:ind w:left="708"/>
        <w:jc w:val="both"/>
        <w:rPr>
          <w:ins w:id="457" w:author="Igor Santiago" w:date="2022-06-08T20:55:00Z"/>
          <w:color w:val="000000"/>
          <w:lang w:val="pt-BR"/>
          <w:rPrChange w:id="458" w:author="Ines" w:date="2022-06-09T10:14:00Z">
            <w:rPr>
              <w:ins w:id="459" w:author="Igor Santiago" w:date="2022-06-08T20:55:00Z"/>
              <w:color w:val="000000"/>
            </w:rPr>
          </w:rPrChange>
        </w:rPr>
      </w:pPr>
    </w:p>
    <w:p w14:paraId="61C0F05C" w14:textId="377ABC87" w:rsidR="007835EF" w:rsidRPr="00A44348" w:rsidRDefault="007835EF" w:rsidP="007835EF">
      <w:pPr>
        <w:widowControl/>
        <w:pBdr>
          <w:top w:val="nil"/>
          <w:left w:val="nil"/>
          <w:bottom w:val="nil"/>
          <w:right w:val="nil"/>
          <w:between w:val="nil"/>
        </w:pBdr>
        <w:spacing w:line="240" w:lineRule="auto"/>
        <w:ind w:left="708"/>
        <w:jc w:val="both"/>
        <w:rPr>
          <w:ins w:id="460" w:author="Igor Santiago" w:date="2022-06-08T20:55:00Z"/>
          <w:color w:val="000000"/>
          <w:lang w:val="pt-BR"/>
          <w:rPrChange w:id="461" w:author="Ines" w:date="2022-06-09T10:14:00Z">
            <w:rPr>
              <w:ins w:id="462" w:author="Igor Santiago" w:date="2022-06-08T20:55:00Z"/>
              <w:color w:val="000000"/>
            </w:rPr>
          </w:rPrChange>
        </w:rPr>
      </w:pPr>
      <w:ins w:id="463" w:author="Igor Santiago" w:date="2022-06-08T20:55:00Z">
        <w:r w:rsidRPr="00A44348">
          <w:rPr>
            <w:color w:val="000000"/>
            <w:lang w:val="pt-BR"/>
            <w:rPrChange w:id="464" w:author="Ines" w:date="2022-06-09T10:14:00Z">
              <w:rPr>
                <w:color w:val="000000"/>
              </w:rPr>
            </w:rPrChange>
          </w:rPr>
          <w:t>Desta forma, entendemos que o documento é de extrema importância para o bom andamento do projeto como um todo, pois terá todo tipo de especificação e exigência do cliente, que facilitará também as decisões tomadas ao decorrer do período de desenvolvimento.</w:t>
        </w:r>
      </w:ins>
    </w:p>
    <w:p w14:paraId="6AF77EB5" w14:textId="77777777" w:rsidR="00341B5B" w:rsidRPr="00A44348" w:rsidDel="007835EF" w:rsidRDefault="00341B5B">
      <w:pPr>
        <w:widowControl/>
        <w:pBdr>
          <w:top w:val="nil"/>
          <w:left w:val="nil"/>
          <w:bottom w:val="nil"/>
          <w:right w:val="nil"/>
          <w:between w:val="nil"/>
        </w:pBdr>
        <w:spacing w:line="240" w:lineRule="auto"/>
        <w:ind w:left="708"/>
        <w:jc w:val="both"/>
        <w:rPr>
          <w:del w:id="465" w:author="Igor Santiago" w:date="2022-06-08T20:55:00Z"/>
          <w:color w:val="000000"/>
          <w:lang w:val="pt-BR"/>
          <w:rPrChange w:id="466" w:author="Ines" w:date="2022-06-09T10:14:00Z">
            <w:rPr>
              <w:del w:id="467" w:author="Igor Santiago" w:date="2022-06-08T20:55:00Z"/>
              <w:color w:val="000000"/>
            </w:rPr>
          </w:rPrChange>
        </w:rPr>
      </w:pPr>
    </w:p>
    <w:p w14:paraId="33C4CB82" w14:textId="4DA3AF8D" w:rsidR="00341B5B" w:rsidRPr="00A44348" w:rsidDel="007835EF" w:rsidRDefault="003E6BDD">
      <w:pPr>
        <w:widowControl/>
        <w:pBdr>
          <w:top w:val="nil"/>
          <w:left w:val="nil"/>
          <w:bottom w:val="nil"/>
          <w:right w:val="nil"/>
          <w:between w:val="nil"/>
        </w:pBdr>
        <w:spacing w:line="240" w:lineRule="auto"/>
        <w:jc w:val="both"/>
        <w:rPr>
          <w:del w:id="468" w:author="Igor Santiago" w:date="2022-06-08T20:55:00Z"/>
          <w:color w:val="0070C0"/>
          <w:lang w:val="pt-BR"/>
          <w:rPrChange w:id="469" w:author="Ines" w:date="2022-06-09T10:14:00Z">
            <w:rPr>
              <w:del w:id="470" w:author="Igor Santiago" w:date="2022-06-08T20:55:00Z"/>
              <w:color w:val="0070C0"/>
            </w:rPr>
          </w:rPrChange>
        </w:rPr>
        <w:pPrChange w:id="471" w:author="Igor Santiago" w:date="2022-06-08T20:55:00Z">
          <w:pPr>
            <w:widowControl/>
            <w:pBdr>
              <w:top w:val="nil"/>
              <w:left w:val="nil"/>
              <w:bottom w:val="nil"/>
              <w:right w:val="nil"/>
              <w:between w:val="nil"/>
            </w:pBdr>
            <w:spacing w:line="240" w:lineRule="auto"/>
            <w:ind w:left="708"/>
            <w:jc w:val="both"/>
          </w:pPr>
        </w:pPrChange>
      </w:pPr>
      <w:del w:id="472" w:author="Igor Santiago" w:date="2022-06-08T20:55:00Z">
        <w:r w:rsidRPr="00A44348" w:rsidDel="007835EF">
          <w:rPr>
            <w:color w:val="0070C0"/>
            <w:lang w:val="pt-BR"/>
            <w:rPrChange w:id="473" w:author="Ines" w:date="2022-06-09T10:14:00Z">
              <w:rPr>
                <w:color w:val="0070C0"/>
              </w:rPr>
            </w:rPrChange>
          </w:rPr>
          <w:delText>Geralmente, o objetivo da especificação de requisitos é apresentar os requisitos contempláveis ou não contempláveis que são importantes para o desenvolvimento de um sistema. Os requisitos determinam o que um sistema deve fazer, em outras palavras, do que o sistema deve ser capaz ou quais são os serviços e funcionalidades por ele oferecidos. Para cada requisito é também preciso definir quais são os critérios de aceitação do cliente para elencar esse requisito como satisfeito, isto é, é preciso levantar como o cliente determinará que cada serviço ou funcionalidade foi corretamente implementado e está pronto para uso. Para isso, estes requisitos e critérios de aceitação devem ser levantados pela equipe do projeto, em conjunto com representantes do cliente, usuários chaves e outros especialistas da área de aplicação.</w:delText>
        </w:r>
      </w:del>
    </w:p>
    <w:p w14:paraId="1FC0077B" w14:textId="1B92A60B" w:rsidR="00341B5B" w:rsidRPr="00A44348" w:rsidDel="007835EF" w:rsidRDefault="00341B5B">
      <w:pPr>
        <w:widowControl/>
        <w:spacing w:line="240" w:lineRule="auto"/>
        <w:rPr>
          <w:del w:id="474" w:author="Igor Santiago" w:date="2022-06-08T20:55:00Z"/>
          <w:color w:val="0070C0"/>
          <w:sz w:val="22"/>
          <w:szCs w:val="22"/>
          <w:lang w:val="pt-BR"/>
          <w:rPrChange w:id="475" w:author="Ines" w:date="2022-06-09T10:14:00Z">
            <w:rPr>
              <w:del w:id="476" w:author="Igor Santiago" w:date="2022-06-08T20:55:00Z"/>
              <w:color w:val="0070C0"/>
              <w:sz w:val="22"/>
              <w:szCs w:val="22"/>
            </w:rPr>
          </w:rPrChange>
        </w:rPr>
      </w:pPr>
    </w:p>
    <w:p w14:paraId="24EBB794" w14:textId="559AC2CC" w:rsidR="00341B5B" w:rsidRPr="00A44348" w:rsidDel="007835EF" w:rsidRDefault="003E6BDD">
      <w:pPr>
        <w:widowControl/>
        <w:pBdr>
          <w:top w:val="nil"/>
          <w:left w:val="nil"/>
          <w:bottom w:val="nil"/>
          <w:right w:val="nil"/>
          <w:between w:val="nil"/>
        </w:pBdr>
        <w:spacing w:line="240" w:lineRule="auto"/>
        <w:jc w:val="both"/>
        <w:rPr>
          <w:del w:id="477" w:author="Igor Santiago" w:date="2022-06-08T20:55:00Z"/>
          <w:color w:val="0070C0"/>
          <w:lang w:val="pt-BR"/>
          <w:rPrChange w:id="478" w:author="Ines" w:date="2022-06-09T10:14:00Z">
            <w:rPr>
              <w:del w:id="479" w:author="Igor Santiago" w:date="2022-06-08T20:55:00Z"/>
              <w:color w:val="0070C0"/>
            </w:rPr>
          </w:rPrChange>
        </w:rPr>
        <w:pPrChange w:id="480" w:author="Igor Santiago" w:date="2022-06-08T20:55:00Z">
          <w:pPr>
            <w:widowControl/>
            <w:pBdr>
              <w:top w:val="nil"/>
              <w:left w:val="nil"/>
              <w:bottom w:val="nil"/>
              <w:right w:val="nil"/>
              <w:between w:val="nil"/>
            </w:pBdr>
            <w:spacing w:line="240" w:lineRule="auto"/>
            <w:ind w:left="708"/>
            <w:jc w:val="both"/>
          </w:pPr>
        </w:pPrChange>
      </w:pPr>
      <w:del w:id="481" w:author="Igor Santiago" w:date="2022-06-08T20:55:00Z">
        <w:r w:rsidRPr="00A44348" w:rsidDel="007835EF">
          <w:rPr>
            <w:color w:val="0070C0"/>
            <w:lang w:val="pt-BR"/>
            <w:rPrChange w:id="482" w:author="Ines" w:date="2022-06-09T10:14:00Z">
              <w:rPr>
                <w:color w:val="0070C0"/>
              </w:rPr>
            </w:rPrChange>
          </w:rPr>
          <w:delText>Os requisitos também determinam como o software interage com as pessoas, com o hardware do sistema, com outros sistemas e com outros produtos? Noutras palavras, qual é o comportamento esperado para o sistema, isto é, como o usuário e sistema irão interagir para a obtenção de cada funcionalidade?</w:delText>
        </w:r>
      </w:del>
    </w:p>
    <w:p w14:paraId="01EE5D98" w14:textId="2D2FEFD7" w:rsidR="00341B5B" w:rsidRPr="00A44348" w:rsidDel="007835EF" w:rsidRDefault="00341B5B">
      <w:pPr>
        <w:widowControl/>
        <w:spacing w:line="240" w:lineRule="auto"/>
        <w:ind w:firstLine="708"/>
        <w:rPr>
          <w:del w:id="483" w:author="Igor Santiago" w:date="2022-06-08T20:55:00Z"/>
          <w:color w:val="0070C0"/>
          <w:lang w:val="pt-BR"/>
          <w:rPrChange w:id="484" w:author="Ines" w:date="2022-06-09T10:14:00Z">
            <w:rPr>
              <w:del w:id="485" w:author="Igor Santiago" w:date="2022-06-08T20:55:00Z"/>
              <w:color w:val="0070C0"/>
            </w:rPr>
          </w:rPrChange>
        </w:rPr>
      </w:pPr>
    </w:p>
    <w:p w14:paraId="308945DE" w14:textId="58D0193C" w:rsidR="00341B5B" w:rsidRPr="00A44348" w:rsidDel="007835EF" w:rsidRDefault="003E6BDD">
      <w:pPr>
        <w:widowControl/>
        <w:pBdr>
          <w:top w:val="nil"/>
          <w:left w:val="nil"/>
          <w:bottom w:val="nil"/>
          <w:right w:val="nil"/>
          <w:between w:val="nil"/>
        </w:pBdr>
        <w:spacing w:line="240" w:lineRule="auto"/>
        <w:jc w:val="both"/>
        <w:rPr>
          <w:del w:id="486" w:author="Igor Santiago" w:date="2022-06-08T20:55:00Z"/>
          <w:color w:val="0070C0"/>
          <w:lang w:val="pt-BR"/>
          <w:rPrChange w:id="487" w:author="Ines" w:date="2022-06-09T10:14:00Z">
            <w:rPr>
              <w:del w:id="488" w:author="Igor Santiago" w:date="2022-06-08T20:55:00Z"/>
              <w:color w:val="0070C0"/>
            </w:rPr>
          </w:rPrChange>
        </w:rPr>
        <w:pPrChange w:id="489" w:author="Igor Santiago" w:date="2022-06-08T20:55:00Z">
          <w:pPr>
            <w:widowControl/>
            <w:pBdr>
              <w:top w:val="nil"/>
              <w:left w:val="nil"/>
              <w:bottom w:val="nil"/>
              <w:right w:val="nil"/>
              <w:between w:val="nil"/>
            </w:pBdr>
            <w:spacing w:line="240" w:lineRule="auto"/>
            <w:ind w:left="708"/>
            <w:jc w:val="both"/>
          </w:pPr>
        </w:pPrChange>
      </w:pPr>
      <w:del w:id="490" w:author="Igor Santiago" w:date="2022-06-08T20:55:00Z">
        <w:r w:rsidRPr="00A44348" w:rsidDel="007835EF">
          <w:rPr>
            <w:color w:val="0070C0"/>
            <w:lang w:val="pt-BR"/>
            <w:rPrChange w:id="491" w:author="Ines" w:date="2022-06-09T10:14:00Z">
              <w:rPr>
                <w:color w:val="0070C0"/>
              </w:rPr>
            </w:rPrChange>
          </w:rPr>
          <w:delText>Os requisitos podem ser do seguintes tipos:</w:delText>
        </w:r>
      </w:del>
    </w:p>
    <w:p w14:paraId="1D4A3197" w14:textId="4264EC1D" w:rsidR="00341B5B" w:rsidRPr="00A44348" w:rsidDel="007835EF" w:rsidRDefault="00341B5B">
      <w:pPr>
        <w:widowControl/>
        <w:pBdr>
          <w:top w:val="nil"/>
          <w:left w:val="nil"/>
          <w:bottom w:val="nil"/>
          <w:right w:val="nil"/>
          <w:between w:val="nil"/>
        </w:pBdr>
        <w:spacing w:line="240" w:lineRule="auto"/>
        <w:jc w:val="both"/>
        <w:rPr>
          <w:del w:id="492" w:author="Igor Santiago" w:date="2022-06-08T20:55:00Z"/>
          <w:color w:val="0070C0"/>
          <w:lang w:val="pt-BR"/>
          <w:rPrChange w:id="493" w:author="Ines" w:date="2022-06-09T10:14:00Z">
            <w:rPr>
              <w:del w:id="494" w:author="Igor Santiago" w:date="2022-06-08T20:55:00Z"/>
              <w:color w:val="0070C0"/>
            </w:rPr>
          </w:rPrChange>
        </w:rPr>
        <w:pPrChange w:id="495" w:author="Igor Santiago" w:date="2022-06-08T20:55:00Z">
          <w:pPr>
            <w:widowControl/>
            <w:pBdr>
              <w:top w:val="nil"/>
              <w:left w:val="nil"/>
              <w:bottom w:val="nil"/>
              <w:right w:val="nil"/>
              <w:between w:val="nil"/>
            </w:pBdr>
            <w:spacing w:line="240" w:lineRule="auto"/>
            <w:ind w:left="624"/>
            <w:jc w:val="both"/>
          </w:pPr>
        </w:pPrChange>
      </w:pPr>
    </w:p>
    <w:p w14:paraId="425D3377" w14:textId="3276CA9F" w:rsidR="00341B5B" w:rsidRPr="00A44348" w:rsidDel="007835EF" w:rsidRDefault="003E6BDD">
      <w:pPr>
        <w:numPr>
          <w:ilvl w:val="0"/>
          <w:numId w:val="8"/>
        </w:numPr>
        <w:ind w:left="0"/>
        <w:rPr>
          <w:del w:id="496" w:author="Igor Santiago" w:date="2022-06-08T20:55:00Z"/>
          <w:color w:val="0070C0"/>
          <w:lang w:val="pt-BR"/>
          <w:rPrChange w:id="497" w:author="Ines" w:date="2022-06-09T10:14:00Z">
            <w:rPr>
              <w:del w:id="498" w:author="Igor Santiago" w:date="2022-06-08T20:55:00Z"/>
              <w:color w:val="0070C0"/>
            </w:rPr>
          </w:rPrChange>
        </w:rPr>
        <w:pPrChange w:id="499" w:author="Igor Santiago" w:date="2022-06-08T20:55:00Z">
          <w:pPr>
            <w:numPr>
              <w:numId w:val="8"/>
            </w:numPr>
            <w:ind w:left="1440" w:hanging="360"/>
          </w:pPr>
        </w:pPrChange>
      </w:pPr>
      <w:del w:id="500" w:author="Igor Santiago" w:date="2022-06-08T20:55:00Z">
        <w:r w:rsidRPr="00A44348" w:rsidDel="007835EF">
          <w:rPr>
            <w:color w:val="0070C0"/>
            <w:lang w:val="pt-BR"/>
            <w:rPrChange w:id="501" w:author="Ines" w:date="2022-06-09T10:14:00Z">
              <w:rPr>
                <w:color w:val="0070C0"/>
              </w:rPr>
            </w:rPrChange>
          </w:rPr>
          <w:delText>Requisitos de negócio</w:delText>
        </w:r>
      </w:del>
    </w:p>
    <w:p w14:paraId="0C8C2C42" w14:textId="6F693130" w:rsidR="00341B5B" w:rsidRPr="00A44348" w:rsidDel="007835EF" w:rsidRDefault="003E6BDD">
      <w:pPr>
        <w:numPr>
          <w:ilvl w:val="0"/>
          <w:numId w:val="8"/>
        </w:numPr>
        <w:ind w:left="0"/>
        <w:rPr>
          <w:del w:id="502" w:author="Igor Santiago" w:date="2022-06-08T20:55:00Z"/>
          <w:color w:val="0070C0"/>
          <w:lang w:val="pt-BR"/>
          <w:rPrChange w:id="503" w:author="Ines" w:date="2022-06-09T10:14:00Z">
            <w:rPr>
              <w:del w:id="504" w:author="Igor Santiago" w:date="2022-06-08T20:55:00Z"/>
              <w:color w:val="0070C0"/>
            </w:rPr>
          </w:rPrChange>
        </w:rPr>
        <w:pPrChange w:id="505" w:author="Igor Santiago" w:date="2022-06-08T20:55:00Z">
          <w:pPr>
            <w:numPr>
              <w:numId w:val="8"/>
            </w:numPr>
            <w:ind w:left="1440" w:hanging="360"/>
          </w:pPr>
        </w:pPrChange>
      </w:pPr>
      <w:del w:id="506" w:author="Igor Santiago" w:date="2022-06-08T20:55:00Z">
        <w:r w:rsidRPr="00A44348" w:rsidDel="007835EF">
          <w:rPr>
            <w:color w:val="0070C0"/>
            <w:lang w:val="pt-BR"/>
            <w:rPrChange w:id="507" w:author="Ines" w:date="2022-06-09T10:14:00Z">
              <w:rPr>
                <w:color w:val="0070C0"/>
              </w:rPr>
            </w:rPrChange>
          </w:rPr>
          <w:delText>Requisitos legais e normativos</w:delText>
        </w:r>
      </w:del>
    </w:p>
    <w:p w14:paraId="788A9326" w14:textId="1F105329" w:rsidR="00341B5B" w:rsidRPr="00A44348" w:rsidDel="007835EF" w:rsidRDefault="003E6BDD">
      <w:pPr>
        <w:numPr>
          <w:ilvl w:val="0"/>
          <w:numId w:val="8"/>
        </w:numPr>
        <w:ind w:left="0"/>
        <w:rPr>
          <w:del w:id="508" w:author="Igor Santiago" w:date="2022-06-08T20:55:00Z"/>
          <w:color w:val="0070C0"/>
          <w:lang w:val="pt-BR"/>
          <w:rPrChange w:id="509" w:author="Ines" w:date="2022-06-09T10:14:00Z">
            <w:rPr>
              <w:del w:id="510" w:author="Igor Santiago" w:date="2022-06-08T20:55:00Z"/>
              <w:color w:val="0070C0"/>
            </w:rPr>
          </w:rPrChange>
        </w:rPr>
        <w:pPrChange w:id="511" w:author="Igor Santiago" w:date="2022-06-08T20:55:00Z">
          <w:pPr>
            <w:numPr>
              <w:numId w:val="8"/>
            </w:numPr>
            <w:ind w:left="1440" w:hanging="360"/>
          </w:pPr>
        </w:pPrChange>
      </w:pPr>
      <w:del w:id="512" w:author="Igor Santiago" w:date="2022-06-08T20:55:00Z">
        <w:r w:rsidRPr="00A44348" w:rsidDel="007835EF">
          <w:rPr>
            <w:color w:val="0070C0"/>
            <w:lang w:val="pt-BR"/>
            <w:rPrChange w:id="513" w:author="Ines" w:date="2022-06-09T10:14:00Z">
              <w:rPr>
                <w:color w:val="0070C0"/>
              </w:rPr>
            </w:rPrChange>
          </w:rPr>
          <w:delText>Atributos de qualidade do sistema: usabilidade, performance, disponibilidade, confiabilidade, etc</w:delText>
        </w:r>
      </w:del>
    </w:p>
    <w:p w14:paraId="773C1B54" w14:textId="1C94403F" w:rsidR="00341B5B" w:rsidRPr="00A44348" w:rsidDel="007835EF" w:rsidRDefault="003E6BDD">
      <w:pPr>
        <w:numPr>
          <w:ilvl w:val="0"/>
          <w:numId w:val="8"/>
        </w:numPr>
        <w:ind w:left="0"/>
        <w:rPr>
          <w:del w:id="514" w:author="Igor Santiago" w:date="2022-06-08T20:55:00Z"/>
          <w:color w:val="0070C0"/>
          <w:lang w:val="pt-BR"/>
          <w:rPrChange w:id="515" w:author="Ines" w:date="2022-06-09T10:14:00Z">
            <w:rPr>
              <w:del w:id="516" w:author="Igor Santiago" w:date="2022-06-08T20:55:00Z"/>
              <w:color w:val="0070C0"/>
            </w:rPr>
          </w:rPrChange>
        </w:rPr>
        <w:pPrChange w:id="517" w:author="Igor Santiago" w:date="2022-06-08T20:55:00Z">
          <w:pPr>
            <w:numPr>
              <w:numId w:val="8"/>
            </w:numPr>
            <w:ind w:left="1440" w:hanging="360"/>
          </w:pPr>
        </w:pPrChange>
      </w:pPr>
      <w:del w:id="518" w:author="Igor Santiago" w:date="2022-06-08T20:55:00Z">
        <w:r w:rsidRPr="00A44348" w:rsidDel="007835EF">
          <w:rPr>
            <w:color w:val="0070C0"/>
            <w:lang w:val="pt-BR"/>
            <w:rPrChange w:id="519" w:author="Ines" w:date="2022-06-09T10:14:00Z">
              <w:rPr>
                <w:color w:val="0070C0"/>
              </w:rPr>
            </w:rPrChange>
          </w:rPr>
          <w:delText>Outros requisitos de ambiente, compatibilidade e restrições do projeto</w:delText>
        </w:r>
      </w:del>
    </w:p>
    <w:p w14:paraId="57F14F8A" w14:textId="7E716123" w:rsidR="00341B5B" w:rsidRPr="00A44348" w:rsidDel="007835EF" w:rsidRDefault="00341B5B">
      <w:pPr>
        <w:rPr>
          <w:del w:id="520" w:author="Igor Santiago" w:date="2022-06-08T20:55:00Z"/>
          <w:color w:val="0070C0"/>
          <w:lang w:val="pt-BR"/>
          <w:rPrChange w:id="521" w:author="Ines" w:date="2022-06-09T10:14:00Z">
            <w:rPr>
              <w:del w:id="522" w:author="Igor Santiago" w:date="2022-06-08T20:55:00Z"/>
              <w:color w:val="0070C0"/>
            </w:rPr>
          </w:rPrChange>
        </w:rPr>
      </w:pPr>
    </w:p>
    <w:p w14:paraId="5F853BDF" w14:textId="6BA54091" w:rsidR="00341B5B" w:rsidRPr="00A44348" w:rsidDel="007835EF" w:rsidRDefault="003E6BDD">
      <w:pPr>
        <w:widowControl/>
        <w:pBdr>
          <w:top w:val="nil"/>
          <w:left w:val="nil"/>
          <w:bottom w:val="nil"/>
          <w:right w:val="nil"/>
          <w:between w:val="nil"/>
        </w:pBdr>
        <w:spacing w:line="240" w:lineRule="auto"/>
        <w:jc w:val="both"/>
        <w:rPr>
          <w:del w:id="523" w:author="Igor Santiago" w:date="2022-06-08T20:55:00Z"/>
          <w:color w:val="0070C0"/>
          <w:lang w:val="pt-BR"/>
          <w:rPrChange w:id="524" w:author="Ines" w:date="2022-06-09T10:14:00Z">
            <w:rPr>
              <w:del w:id="525" w:author="Igor Santiago" w:date="2022-06-08T20:55:00Z"/>
              <w:color w:val="0070C0"/>
            </w:rPr>
          </w:rPrChange>
        </w:rPr>
        <w:pPrChange w:id="526" w:author="Igor Santiago" w:date="2022-06-08T20:55:00Z">
          <w:pPr>
            <w:widowControl/>
            <w:pBdr>
              <w:top w:val="nil"/>
              <w:left w:val="nil"/>
              <w:bottom w:val="nil"/>
              <w:right w:val="nil"/>
              <w:between w:val="nil"/>
            </w:pBdr>
            <w:spacing w:line="240" w:lineRule="auto"/>
            <w:ind w:left="708"/>
            <w:jc w:val="both"/>
          </w:pPr>
        </w:pPrChange>
      </w:pPr>
      <w:del w:id="527" w:author="Igor Santiago" w:date="2022-06-08T20:55:00Z">
        <w:r w:rsidRPr="00A44348" w:rsidDel="007835EF">
          <w:rPr>
            <w:color w:val="0070C0"/>
            <w:lang w:val="pt-BR"/>
            <w:rPrChange w:id="528" w:author="Ines" w:date="2022-06-09T10:14:00Z">
              <w:rPr>
                <w:color w:val="0070C0"/>
              </w:rPr>
            </w:rPrChange>
          </w:rPr>
          <w:delText>Requisitos de alta qualidade são claros, completos, sem ambiguidade, implementáveis, consistentes, testáveis e possui critérios de aceitação objetivamente estabelecidos. Os requisitos que não apresentem estas qualidades são problemáticos: eles devem ser revistos e renegociados com os clientes e usuários.</w:delText>
        </w:r>
      </w:del>
    </w:p>
    <w:p w14:paraId="1556B294" w14:textId="77777777" w:rsidR="00341B5B" w:rsidRPr="00A44348" w:rsidRDefault="00341B5B">
      <w:pPr>
        <w:widowControl/>
        <w:pBdr>
          <w:top w:val="nil"/>
          <w:left w:val="nil"/>
          <w:bottom w:val="nil"/>
          <w:right w:val="nil"/>
          <w:between w:val="nil"/>
        </w:pBdr>
        <w:spacing w:line="240" w:lineRule="auto"/>
        <w:jc w:val="both"/>
        <w:rPr>
          <w:color w:val="000000"/>
          <w:lang w:val="pt-BR"/>
          <w:rPrChange w:id="529" w:author="Ines" w:date="2022-06-09T10:14:00Z">
            <w:rPr>
              <w:color w:val="000000"/>
            </w:rPr>
          </w:rPrChange>
        </w:rPr>
        <w:pPrChange w:id="530" w:author="Igor Santiago" w:date="2022-06-08T20:55:00Z">
          <w:pPr>
            <w:widowControl/>
            <w:pBdr>
              <w:top w:val="nil"/>
              <w:left w:val="nil"/>
              <w:bottom w:val="nil"/>
              <w:right w:val="nil"/>
              <w:between w:val="nil"/>
            </w:pBdr>
            <w:spacing w:line="240" w:lineRule="auto"/>
            <w:ind w:left="708"/>
            <w:jc w:val="both"/>
          </w:pPr>
        </w:pPrChange>
      </w:pPr>
    </w:p>
    <w:p w14:paraId="3A0DA611" w14:textId="77777777" w:rsidR="00341B5B" w:rsidRDefault="003E6BDD">
      <w:pPr>
        <w:pStyle w:val="Ttulo1"/>
        <w:widowControl/>
        <w:numPr>
          <w:ilvl w:val="0"/>
          <w:numId w:val="9"/>
        </w:numPr>
      </w:pPr>
      <w:bookmarkStart w:id="531" w:name="_Toc105669232"/>
      <w:proofErr w:type="spellStart"/>
      <w:r>
        <w:t>Descrição</w:t>
      </w:r>
      <w:proofErr w:type="spellEnd"/>
      <w:r>
        <w:t xml:space="preserve"> do </w:t>
      </w:r>
      <w:proofErr w:type="spellStart"/>
      <w:r>
        <w:t>Produto</w:t>
      </w:r>
      <w:bookmarkEnd w:id="531"/>
      <w:proofErr w:type="spellEnd"/>
    </w:p>
    <w:p w14:paraId="38A8ACE6" w14:textId="77777777" w:rsidR="00341B5B" w:rsidRDefault="003E6BDD">
      <w:pPr>
        <w:pStyle w:val="Ttulo2"/>
        <w:numPr>
          <w:ilvl w:val="1"/>
          <w:numId w:val="9"/>
        </w:numPr>
      </w:pPr>
      <w:bookmarkStart w:id="532" w:name="_Toc105669233"/>
      <w:proofErr w:type="spellStart"/>
      <w:r>
        <w:t>Escopo</w:t>
      </w:r>
      <w:proofErr w:type="spellEnd"/>
      <w:r>
        <w:t xml:space="preserve"> do </w:t>
      </w:r>
      <w:proofErr w:type="spellStart"/>
      <w:r>
        <w:t>Produto</w:t>
      </w:r>
      <w:bookmarkEnd w:id="532"/>
      <w:proofErr w:type="spellEnd"/>
    </w:p>
    <w:p w14:paraId="39FDBB69" w14:textId="40B7AC08" w:rsidR="00341B5B" w:rsidDel="00390560" w:rsidRDefault="00390560" w:rsidP="00390560">
      <w:pPr>
        <w:pStyle w:val="PargrafodaLista"/>
        <w:numPr>
          <w:ilvl w:val="1"/>
          <w:numId w:val="9"/>
        </w:numPr>
        <w:rPr>
          <w:del w:id="533" w:author="Igor Santiago" w:date="2022-06-09T00:46:00Z"/>
        </w:rPr>
      </w:pPr>
      <w:ins w:id="534" w:author="Igor Santiago" w:date="2022-06-09T00:46:00Z">
        <w:r w:rsidRPr="008B4374">
          <w:t>Na região dos Inconfidentes, temos várias concessionárias de veículos, porém nem todas tem um sistema único de gerenciamento. Por esse motivo, a Concessionária Vale do Ouro resolveu unificar o sistema de suas filiais em toda a região para um único.</w:t>
        </w:r>
      </w:ins>
      <w:del w:id="535" w:author="Igor Santiago" w:date="2022-06-09T00:46:00Z">
        <w:r w:rsidR="003E6BDD" w:rsidDel="00390560">
          <w:delText>Contexto organizacional no qual o produto se insere</w:delText>
        </w:r>
      </w:del>
    </w:p>
    <w:p w14:paraId="560B8C67" w14:textId="11A6A293" w:rsidR="00341B5B" w:rsidDel="00390560" w:rsidRDefault="003E6BDD" w:rsidP="00390560">
      <w:pPr>
        <w:pStyle w:val="PargrafodaLista"/>
        <w:rPr>
          <w:del w:id="536" w:author="Igor Santiago" w:date="2022-06-09T00:46:00Z"/>
          <w:color w:val="000000"/>
        </w:rPr>
      </w:pPr>
      <w:del w:id="537" w:author="Igor Santiago" w:date="2022-06-09T00:46:00Z">
        <w:r w:rsidDel="00390560">
          <w:rPr>
            <w:color w:val="000000"/>
          </w:rPr>
          <w:delText>Descreva aqui, de forma clara e objetiva, o contexto organizacional (do cliente) no qual o sistema a ser desenvolvido irá se inserir.</w:delText>
        </w:r>
      </w:del>
    </w:p>
    <w:p w14:paraId="14161C6B" w14:textId="77777777" w:rsidR="00341B5B" w:rsidRDefault="00341B5B" w:rsidP="00390560">
      <w:pPr>
        <w:pStyle w:val="PargrafodaLista"/>
      </w:pPr>
    </w:p>
    <w:p w14:paraId="2F4CF5E9" w14:textId="19B8D3CE" w:rsidR="00341B5B" w:rsidRPr="00A44348" w:rsidDel="00390560" w:rsidRDefault="003E6BDD">
      <w:pPr>
        <w:widowControl/>
        <w:pBdr>
          <w:top w:val="nil"/>
          <w:left w:val="nil"/>
          <w:bottom w:val="nil"/>
          <w:right w:val="nil"/>
          <w:between w:val="nil"/>
        </w:pBdr>
        <w:spacing w:line="240" w:lineRule="auto"/>
        <w:ind w:left="708"/>
        <w:jc w:val="both"/>
        <w:rPr>
          <w:del w:id="538" w:author="Igor Santiago" w:date="2022-06-09T00:47:00Z"/>
          <w:color w:val="0070C0"/>
          <w:lang w:val="pt-BR"/>
          <w:rPrChange w:id="539" w:author="Ines" w:date="2022-06-09T10:14:00Z">
            <w:rPr>
              <w:del w:id="540" w:author="Igor Santiago" w:date="2022-06-09T00:47:00Z"/>
              <w:color w:val="0070C0"/>
            </w:rPr>
          </w:rPrChange>
        </w:rPr>
      </w:pPr>
      <w:del w:id="541" w:author="Igor Santiago" w:date="2022-06-09T00:47:00Z">
        <w:r w:rsidRPr="00A44348" w:rsidDel="00390560">
          <w:rPr>
            <w:color w:val="0070C0"/>
            <w:lang w:val="pt-BR"/>
            <w:rPrChange w:id="542" w:author="Ines" w:date="2022-06-09T10:14:00Z">
              <w:rPr>
                <w:color w:val="0070C0"/>
              </w:rPr>
            </w:rPrChange>
          </w:rPr>
          <w:lastRenderedPageBreak/>
          <w:delText>Por exemplo: Atualmente, todo o levantamento de dados cartográficos realizados pela divisão de cartografia da empresa CartoTec é realizada manualmente por meio da transcrição da caderneta de campo para planilhas eletrônicas e da transcrição croquis de mapas em papel quadriculado para Sistemas de Informação Geográfica.</w:delText>
        </w:r>
      </w:del>
    </w:p>
    <w:p w14:paraId="3682B899" w14:textId="77777777" w:rsidR="00341B5B" w:rsidRPr="00A44348" w:rsidRDefault="00341B5B">
      <w:pPr>
        <w:rPr>
          <w:lang w:val="pt-BR"/>
          <w:rPrChange w:id="543" w:author="Ines" w:date="2022-06-09T10:14:00Z">
            <w:rPr/>
          </w:rPrChange>
        </w:rPr>
      </w:pPr>
    </w:p>
    <w:p w14:paraId="4FF08DF6" w14:textId="77777777" w:rsidR="00341B5B" w:rsidRDefault="003E6BDD">
      <w:pPr>
        <w:pStyle w:val="Ttulo3"/>
        <w:numPr>
          <w:ilvl w:val="2"/>
          <w:numId w:val="9"/>
        </w:numPr>
      </w:pPr>
      <w:bookmarkStart w:id="544" w:name="_Toc105669234"/>
      <w:r>
        <w:t xml:space="preserve">O que é o </w:t>
      </w:r>
      <w:proofErr w:type="spellStart"/>
      <w:r>
        <w:t>produto</w:t>
      </w:r>
      <w:bookmarkEnd w:id="544"/>
      <w:proofErr w:type="spellEnd"/>
    </w:p>
    <w:p w14:paraId="4FF109D5" w14:textId="77777777" w:rsidR="00390560" w:rsidRDefault="00390560" w:rsidP="00390560">
      <w:pPr>
        <w:pStyle w:val="Ttulo3"/>
        <w:numPr>
          <w:ilvl w:val="0"/>
          <w:numId w:val="16"/>
        </w:numPr>
        <w:tabs>
          <w:tab w:val="clear" w:pos="720"/>
        </w:tabs>
        <w:ind w:left="360"/>
        <w:textAlignment w:val="baseline"/>
        <w:rPr>
          <w:ins w:id="545" w:author="Igor Santiago" w:date="2022-06-09T00:47:00Z"/>
          <w:color w:val="000000"/>
          <w:lang w:val="pt-BR" w:eastAsia="pt-BR"/>
        </w:rPr>
      </w:pPr>
      <w:bookmarkStart w:id="546" w:name="_Toc105669235"/>
      <w:ins w:id="547" w:author="Igor Santiago" w:date="2022-06-09T00:47:00Z">
        <w:r>
          <w:rPr>
            <w:b/>
            <w:bCs/>
            <w:i w:val="0"/>
            <w:iCs w:val="0"/>
            <w:color w:val="000000"/>
          </w:rPr>
          <w:t xml:space="preserve">O que é o </w:t>
        </w:r>
        <w:proofErr w:type="spellStart"/>
        <w:r>
          <w:rPr>
            <w:b/>
            <w:bCs/>
            <w:i w:val="0"/>
            <w:iCs w:val="0"/>
            <w:color w:val="000000"/>
          </w:rPr>
          <w:t>produto</w:t>
        </w:r>
        <w:bookmarkEnd w:id="546"/>
        <w:proofErr w:type="spellEnd"/>
      </w:ins>
    </w:p>
    <w:p w14:paraId="6D13183A" w14:textId="77777777" w:rsidR="00390560" w:rsidRPr="00A44348" w:rsidRDefault="00390560" w:rsidP="00390560">
      <w:pPr>
        <w:pStyle w:val="NormalWeb"/>
        <w:spacing w:before="0" w:beforeAutospacing="0" w:after="0" w:afterAutospacing="0"/>
        <w:ind w:left="720"/>
        <w:rPr>
          <w:ins w:id="548" w:author="Igor Santiago" w:date="2022-06-09T00:47:00Z"/>
          <w:lang w:val="pt-BR"/>
          <w:rPrChange w:id="549" w:author="Ines" w:date="2022-06-09T10:07:00Z">
            <w:rPr>
              <w:ins w:id="550" w:author="Igor Santiago" w:date="2022-06-09T00:47:00Z"/>
            </w:rPr>
          </w:rPrChange>
        </w:rPr>
      </w:pPr>
      <w:ins w:id="551" w:author="Igor Santiago" w:date="2022-06-09T00:47:00Z">
        <w:r w:rsidRPr="00A44348">
          <w:rPr>
            <w:color w:val="000000"/>
            <w:sz w:val="20"/>
            <w:szCs w:val="20"/>
            <w:lang w:val="pt-BR"/>
            <w:rPrChange w:id="552" w:author="Ines" w:date="2022-06-09T10:07:00Z">
              <w:rPr>
                <w:color w:val="000000"/>
                <w:sz w:val="20"/>
                <w:szCs w:val="20"/>
              </w:rPr>
            </w:rPrChange>
          </w:rPr>
          <w:t>É um sistema de gerenciamento de vendas de veículos que permite o cadastro de carros para vendas, cadastro de usuários para compra de carros, além de ajudar a Concessionária Vale do Ouro a organizar o fluxo do seu caixa com o registro de vendas e compras de carro de forma mais automatizada no dia a dia, gerando mais produtividade e otimização dos processos dentro da concessionária, podendo investir a economia de tempo em outras frentes do negócio.</w:t>
        </w:r>
      </w:ins>
    </w:p>
    <w:p w14:paraId="10955FD6" w14:textId="77777777" w:rsidR="00390560" w:rsidRPr="00A44348" w:rsidRDefault="00390560" w:rsidP="00390560">
      <w:pPr>
        <w:rPr>
          <w:ins w:id="553" w:author="Igor Santiago" w:date="2022-06-09T00:47:00Z"/>
          <w:lang w:val="pt-BR"/>
          <w:rPrChange w:id="554" w:author="Ines" w:date="2022-06-09T10:07:00Z">
            <w:rPr>
              <w:ins w:id="555" w:author="Igor Santiago" w:date="2022-06-09T00:47:00Z"/>
            </w:rPr>
          </w:rPrChange>
        </w:rPr>
      </w:pPr>
    </w:p>
    <w:p w14:paraId="4D8A4479" w14:textId="77777777" w:rsidR="00390560" w:rsidRPr="00A44348" w:rsidRDefault="00390560" w:rsidP="00390560">
      <w:pPr>
        <w:pStyle w:val="NormalWeb"/>
        <w:spacing w:before="0" w:beforeAutospacing="0" w:after="0" w:afterAutospacing="0"/>
        <w:ind w:left="720"/>
        <w:rPr>
          <w:ins w:id="556" w:author="Igor Santiago" w:date="2022-06-09T00:47:00Z"/>
          <w:lang w:val="pt-BR"/>
          <w:rPrChange w:id="557" w:author="Ines" w:date="2022-06-09T10:14:00Z">
            <w:rPr>
              <w:ins w:id="558" w:author="Igor Santiago" w:date="2022-06-09T00:47:00Z"/>
            </w:rPr>
          </w:rPrChange>
        </w:rPr>
      </w:pPr>
      <w:ins w:id="559" w:author="Igor Santiago" w:date="2022-06-09T00:47:00Z">
        <w:r w:rsidRPr="00A44348">
          <w:rPr>
            <w:color w:val="000000"/>
            <w:sz w:val="20"/>
            <w:szCs w:val="20"/>
            <w:lang w:val="pt-BR"/>
            <w:rPrChange w:id="560" w:author="Ines" w:date="2022-06-09T10:14:00Z">
              <w:rPr>
                <w:color w:val="000000"/>
                <w:sz w:val="20"/>
                <w:szCs w:val="20"/>
              </w:rPr>
            </w:rPrChange>
          </w:rPr>
          <w:t>Esperamos que o sistema possa:</w:t>
        </w:r>
      </w:ins>
    </w:p>
    <w:p w14:paraId="4C71A47B" w14:textId="77777777" w:rsidR="00390560" w:rsidRPr="00A44348" w:rsidRDefault="00390560" w:rsidP="00390560">
      <w:pPr>
        <w:pStyle w:val="NormalWeb"/>
        <w:numPr>
          <w:ilvl w:val="0"/>
          <w:numId w:val="17"/>
        </w:numPr>
        <w:spacing w:before="0" w:beforeAutospacing="0" w:after="0" w:afterAutospacing="0"/>
        <w:ind w:left="1440"/>
        <w:textAlignment w:val="baseline"/>
        <w:rPr>
          <w:ins w:id="561" w:author="Igor Santiago" w:date="2022-06-09T00:47:00Z"/>
          <w:color w:val="000000"/>
          <w:sz w:val="20"/>
          <w:szCs w:val="20"/>
          <w:lang w:val="pt-BR"/>
          <w:rPrChange w:id="562" w:author="Ines" w:date="2022-06-09T10:14:00Z">
            <w:rPr>
              <w:ins w:id="563" w:author="Igor Santiago" w:date="2022-06-09T00:47:00Z"/>
              <w:color w:val="000000"/>
              <w:sz w:val="20"/>
              <w:szCs w:val="20"/>
            </w:rPr>
          </w:rPrChange>
        </w:rPr>
      </w:pPr>
      <w:ins w:id="564" w:author="Igor Santiago" w:date="2022-06-09T00:47:00Z">
        <w:r w:rsidRPr="00A44348">
          <w:rPr>
            <w:color w:val="000000"/>
            <w:sz w:val="20"/>
            <w:szCs w:val="20"/>
            <w:lang w:val="pt-BR"/>
            <w:rPrChange w:id="565" w:author="Ines" w:date="2022-06-09T10:14:00Z">
              <w:rPr>
                <w:color w:val="000000"/>
                <w:sz w:val="20"/>
                <w:szCs w:val="20"/>
              </w:rPr>
            </w:rPrChange>
          </w:rPr>
          <w:t>Cadastre vendedores em cada filial;</w:t>
        </w:r>
      </w:ins>
    </w:p>
    <w:p w14:paraId="3EBFEA4F" w14:textId="77777777" w:rsidR="00390560" w:rsidRPr="00A44348" w:rsidRDefault="00390560" w:rsidP="00390560">
      <w:pPr>
        <w:pStyle w:val="NormalWeb"/>
        <w:numPr>
          <w:ilvl w:val="0"/>
          <w:numId w:val="17"/>
        </w:numPr>
        <w:spacing w:before="0" w:beforeAutospacing="0" w:after="0" w:afterAutospacing="0"/>
        <w:ind w:left="1440"/>
        <w:textAlignment w:val="baseline"/>
        <w:rPr>
          <w:ins w:id="566" w:author="Igor Santiago" w:date="2022-06-09T00:47:00Z"/>
          <w:color w:val="000000"/>
          <w:sz w:val="20"/>
          <w:szCs w:val="20"/>
          <w:lang w:val="pt-BR"/>
          <w:rPrChange w:id="567" w:author="Ines" w:date="2022-06-09T10:14:00Z">
            <w:rPr>
              <w:ins w:id="568" w:author="Igor Santiago" w:date="2022-06-09T00:47:00Z"/>
              <w:color w:val="000000"/>
              <w:sz w:val="20"/>
              <w:szCs w:val="20"/>
            </w:rPr>
          </w:rPrChange>
        </w:rPr>
      </w:pPr>
      <w:ins w:id="569" w:author="Igor Santiago" w:date="2022-06-09T00:47:00Z">
        <w:r w:rsidRPr="00A44348">
          <w:rPr>
            <w:color w:val="000000"/>
            <w:sz w:val="20"/>
            <w:szCs w:val="20"/>
            <w:lang w:val="pt-BR"/>
            <w:rPrChange w:id="570" w:author="Ines" w:date="2022-06-09T10:14:00Z">
              <w:rPr>
                <w:color w:val="000000"/>
                <w:sz w:val="20"/>
                <w:szCs w:val="20"/>
              </w:rPr>
            </w:rPrChange>
          </w:rPr>
          <w:t>Cadastre novos veículos, com seus respectivos valores;</w:t>
        </w:r>
      </w:ins>
    </w:p>
    <w:p w14:paraId="638CBA8E" w14:textId="77777777" w:rsidR="00390560" w:rsidRDefault="00390560" w:rsidP="00390560">
      <w:pPr>
        <w:pStyle w:val="NormalWeb"/>
        <w:numPr>
          <w:ilvl w:val="0"/>
          <w:numId w:val="17"/>
        </w:numPr>
        <w:spacing w:before="0" w:beforeAutospacing="0" w:after="0" w:afterAutospacing="0"/>
        <w:ind w:left="1440"/>
        <w:textAlignment w:val="baseline"/>
        <w:rPr>
          <w:ins w:id="571" w:author="Igor Santiago" w:date="2022-06-09T00:47:00Z"/>
          <w:color w:val="000000"/>
          <w:sz w:val="20"/>
          <w:szCs w:val="20"/>
        </w:rPr>
      </w:pPr>
      <w:proofErr w:type="spellStart"/>
      <w:ins w:id="572" w:author="Igor Santiago" w:date="2022-06-09T00:47:00Z">
        <w:r>
          <w:rPr>
            <w:color w:val="000000"/>
            <w:sz w:val="20"/>
            <w:szCs w:val="20"/>
          </w:rPr>
          <w:t>Efetue</w:t>
        </w:r>
        <w:proofErr w:type="spellEnd"/>
        <w:r>
          <w:rPr>
            <w:color w:val="000000"/>
            <w:sz w:val="20"/>
            <w:szCs w:val="20"/>
          </w:rPr>
          <w:t xml:space="preserve"> </w:t>
        </w:r>
        <w:proofErr w:type="spellStart"/>
        <w:r>
          <w:rPr>
            <w:color w:val="000000"/>
            <w:sz w:val="20"/>
            <w:szCs w:val="20"/>
          </w:rPr>
          <w:t>transações</w:t>
        </w:r>
        <w:proofErr w:type="spellEnd"/>
        <w:r>
          <w:rPr>
            <w:color w:val="000000"/>
            <w:sz w:val="20"/>
            <w:szCs w:val="20"/>
          </w:rPr>
          <w:t xml:space="preserve"> </w:t>
        </w:r>
        <w:proofErr w:type="spellStart"/>
        <w:r>
          <w:rPr>
            <w:color w:val="000000"/>
            <w:sz w:val="20"/>
            <w:szCs w:val="20"/>
          </w:rPr>
          <w:t>como</w:t>
        </w:r>
        <w:proofErr w:type="spellEnd"/>
        <w:r>
          <w:rPr>
            <w:color w:val="000000"/>
            <w:sz w:val="20"/>
            <w:szCs w:val="20"/>
          </w:rPr>
          <w:t>:</w:t>
        </w:r>
      </w:ins>
    </w:p>
    <w:p w14:paraId="28DDBBF8" w14:textId="77777777" w:rsidR="00390560" w:rsidRDefault="00390560" w:rsidP="00390560">
      <w:pPr>
        <w:pStyle w:val="NormalWeb"/>
        <w:numPr>
          <w:ilvl w:val="1"/>
          <w:numId w:val="17"/>
        </w:numPr>
        <w:spacing w:before="0" w:beforeAutospacing="0" w:after="0" w:afterAutospacing="0"/>
        <w:ind w:left="2160"/>
        <w:textAlignment w:val="baseline"/>
        <w:rPr>
          <w:ins w:id="573" w:author="Igor Santiago" w:date="2022-06-09T00:47:00Z"/>
          <w:color w:val="000000"/>
          <w:sz w:val="20"/>
          <w:szCs w:val="20"/>
        </w:rPr>
      </w:pPr>
      <w:proofErr w:type="spellStart"/>
      <w:ins w:id="574" w:author="Igor Santiago" w:date="2022-06-09T00:47:00Z">
        <w:r>
          <w:rPr>
            <w:color w:val="000000"/>
            <w:sz w:val="20"/>
            <w:szCs w:val="20"/>
          </w:rPr>
          <w:t>Financiamento</w:t>
        </w:r>
        <w:proofErr w:type="spellEnd"/>
        <w:r>
          <w:rPr>
            <w:color w:val="000000"/>
            <w:sz w:val="20"/>
            <w:szCs w:val="20"/>
          </w:rPr>
          <w:t xml:space="preserve"> de </w:t>
        </w:r>
        <w:proofErr w:type="spellStart"/>
        <w:r>
          <w:rPr>
            <w:color w:val="000000"/>
            <w:sz w:val="20"/>
            <w:szCs w:val="20"/>
          </w:rPr>
          <w:t>veículos</w:t>
        </w:r>
        <w:proofErr w:type="spellEnd"/>
        <w:r>
          <w:rPr>
            <w:color w:val="000000"/>
            <w:sz w:val="20"/>
            <w:szCs w:val="20"/>
          </w:rPr>
          <w:t>;</w:t>
        </w:r>
      </w:ins>
    </w:p>
    <w:p w14:paraId="5D80DF86" w14:textId="77777777" w:rsidR="00390560" w:rsidRDefault="00390560" w:rsidP="00390560">
      <w:pPr>
        <w:pStyle w:val="NormalWeb"/>
        <w:numPr>
          <w:ilvl w:val="1"/>
          <w:numId w:val="17"/>
        </w:numPr>
        <w:spacing w:before="0" w:beforeAutospacing="0" w:after="0" w:afterAutospacing="0"/>
        <w:ind w:left="2160"/>
        <w:textAlignment w:val="baseline"/>
        <w:rPr>
          <w:ins w:id="575" w:author="Igor Santiago" w:date="2022-06-09T00:47:00Z"/>
          <w:color w:val="000000"/>
          <w:sz w:val="20"/>
          <w:szCs w:val="20"/>
        </w:rPr>
      </w:pPr>
      <w:proofErr w:type="spellStart"/>
      <w:ins w:id="576" w:author="Igor Santiago" w:date="2022-06-09T00:47:00Z">
        <w:r>
          <w:rPr>
            <w:color w:val="000000"/>
            <w:sz w:val="20"/>
            <w:szCs w:val="20"/>
          </w:rPr>
          <w:t>Compra</w:t>
        </w:r>
        <w:proofErr w:type="spellEnd"/>
        <w:r>
          <w:rPr>
            <w:color w:val="000000"/>
            <w:sz w:val="20"/>
            <w:szCs w:val="20"/>
          </w:rPr>
          <w:t xml:space="preserve"> de </w:t>
        </w:r>
        <w:proofErr w:type="spellStart"/>
        <w:r>
          <w:rPr>
            <w:color w:val="000000"/>
            <w:sz w:val="20"/>
            <w:szCs w:val="20"/>
          </w:rPr>
          <w:t>novos</w:t>
        </w:r>
        <w:proofErr w:type="spellEnd"/>
        <w:r>
          <w:rPr>
            <w:color w:val="000000"/>
            <w:sz w:val="20"/>
            <w:szCs w:val="20"/>
          </w:rPr>
          <w:t xml:space="preserve"> </w:t>
        </w:r>
        <w:proofErr w:type="spellStart"/>
        <w:r>
          <w:rPr>
            <w:color w:val="000000"/>
            <w:sz w:val="20"/>
            <w:szCs w:val="20"/>
          </w:rPr>
          <w:t>veículos</w:t>
        </w:r>
        <w:proofErr w:type="spellEnd"/>
        <w:r>
          <w:rPr>
            <w:color w:val="000000"/>
            <w:sz w:val="20"/>
            <w:szCs w:val="20"/>
          </w:rPr>
          <w:t>;</w:t>
        </w:r>
      </w:ins>
    </w:p>
    <w:p w14:paraId="340C0DFE" w14:textId="77777777" w:rsidR="00390560" w:rsidRPr="00A44348" w:rsidRDefault="00390560" w:rsidP="00390560">
      <w:pPr>
        <w:pStyle w:val="NormalWeb"/>
        <w:spacing w:before="0" w:beforeAutospacing="0" w:after="0" w:afterAutospacing="0"/>
        <w:rPr>
          <w:ins w:id="577" w:author="Igor Santiago" w:date="2022-06-09T00:47:00Z"/>
          <w:lang w:val="pt-BR"/>
          <w:rPrChange w:id="578" w:author="Ines" w:date="2022-06-09T10:14:00Z">
            <w:rPr>
              <w:ins w:id="579" w:author="Igor Santiago" w:date="2022-06-09T00:47:00Z"/>
            </w:rPr>
          </w:rPrChange>
        </w:rPr>
      </w:pPr>
      <w:ins w:id="580" w:author="Igor Santiago" w:date="2022-06-09T00:47:00Z">
        <w:r w:rsidRPr="00A44348">
          <w:rPr>
            <w:rStyle w:val="apple-tab-span"/>
            <w:color w:val="000000"/>
            <w:sz w:val="20"/>
            <w:szCs w:val="20"/>
            <w:lang w:val="pt-BR"/>
            <w:rPrChange w:id="581" w:author="Ines" w:date="2022-06-09T10:14:00Z">
              <w:rPr>
                <w:rStyle w:val="apple-tab-span"/>
                <w:color w:val="000000"/>
                <w:sz w:val="20"/>
                <w:szCs w:val="20"/>
              </w:rPr>
            </w:rPrChange>
          </w:rPr>
          <w:tab/>
        </w:r>
        <w:r w:rsidRPr="00A44348">
          <w:rPr>
            <w:color w:val="000000"/>
            <w:sz w:val="20"/>
            <w:szCs w:val="20"/>
            <w:lang w:val="pt-BR"/>
            <w:rPrChange w:id="582" w:author="Ines" w:date="2022-06-09T10:14:00Z">
              <w:rPr>
                <w:color w:val="000000"/>
                <w:sz w:val="20"/>
                <w:szCs w:val="20"/>
              </w:rPr>
            </w:rPrChange>
          </w:rPr>
          <w:t>Também esperamos que o sistema gere um relatório com: </w:t>
        </w:r>
      </w:ins>
    </w:p>
    <w:p w14:paraId="4D819BD8" w14:textId="77777777" w:rsidR="00390560" w:rsidRPr="00A44348" w:rsidRDefault="00390560" w:rsidP="00390560">
      <w:pPr>
        <w:pStyle w:val="NormalWeb"/>
        <w:numPr>
          <w:ilvl w:val="0"/>
          <w:numId w:val="18"/>
        </w:numPr>
        <w:spacing w:before="0" w:beforeAutospacing="0" w:after="0" w:afterAutospacing="0"/>
        <w:ind w:left="1440"/>
        <w:textAlignment w:val="baseline"/>
        <w:rPr>
          <w:ins w:id="583" w:author="Igor Santiago" w:date="2022-06-09T00:47:00Z"/>
          <w:color w:val="000000"/>
          <w:sz w:val="20"/>
          <w:szCs w:val="20"/>
          <w:lang w:val="pt-BR"/>
          <w:rPrChange w:id="584" w:author="Ines" w:date="2022-06-09T10:14:00Z">
            <w:rPr>
              <w:ins w:id="585" w:author="Igor Santiago" w:date="2022-06-09T00:47:00Z"/>
              <w:color w:val="000000"/>
              <w:sz w:val="20"/>
              <w:szCs w:val="20"/>
            </w:rPr>
          </w:rPrChange>
        </w:rPr>
      </w:pPr>
      <w:ins w:id="586" w:author="Igor Santiago" w:date="2022-06-09T00:47:00Z">
        <w:r w:rsidRPr="00A44348">
          <w:rPr>
            <w:color w:val="000000"/>
            <w:sz w:val="20"/>
            <w:szCs w:val="20"/>
            <w:lang w:val="pt-BR"/>
            <w:rPrChange w:id="587" w:author="Ines" w:date="2022-06-09T10:14:00Z">
              <w:rPr>
                <w:color w:val="000000"/>
                <w:sz w:val="20"/>
                <w:szCs w:val="20"/>
              </w:rPr>
            </w:rPrChange>
          </w:rPr>
          <w:t>Veículos ainda disponíveis para venda;</w:t>
        </w:r>
      </w:ins>
    </w:p>
    <w:p w14:paraId="00448DC1" w14:textId="77777777" w:rsidR="00390560" w:rsidRDefault="00390560" w:rsidP="00390560">
      <w:pPr>
        <w:pStyle w:val="NormalWeb"/>
        <w:numPr>
          <w:ilvl w:val="0"/>
          <w:numId w:val="18"/>
        </w:numPr>
        <w:spacing w:before="0" w:beforeAutospacing="0" w:after="0" w:afterAutospacing="0"/>
        <w:ind w:left="1440"/>
        <w:textAlignment w:val="baseline"/>
        <w:rPr>
          <w:ins w:id="588" w:author="Igor Santiago" w:date="2022-06-09T00:47:00Z"/>
          <w:color w:val="000000"/>
          <w:sz w:val="20"/>
          <w:szCs w:val="20"/>
        </w:rPr>
      </w:pPr>
      <w:proofErr w:type="spellStart"/>
      <w:ins w:id="589" w:author="Igor Santiago" w:date="2022-06-09T00:47:00Z">
        <w:r>
          <w:rPr>
            <w:color w:val="000000"/>
            <w:sz w:val="20"/>
            <w:szCs w:val="20"/>
          </w:rPr>
          <w:t>Quantidade</w:t>
        </w:r>
        <w:proofErr w:type="spellEnd"/>
        <w:r>
          <w:rPr>
            <w:color w:val="000000"/>
            <w:sz w:val="20"/>
            <w:szCs w:val="20"/>
          </w:rPr>
          <w:t xml:space="preserve"> de </w:t>
        </w:r>
        <w:proofErr w:type="spellStart"/>
        <w:r>
          <w:rPr>
            <w:color w:val="000000"/>
            <w:sz w:val="20"/>
            <w:szCs w:val="20"/>
          </w:rPr>
          <w:t>venda</w:t>
        </w:r>
        <w:proofErr w:type="spellEnd"/>
        <w:r>
          <w:rPr>
            <w:color w:val="000000"/>
            <w:sz w:val="20"/>
            <w:szCs w:val="20"/>
          </w:rPr>
          <w:t xml:space="preserve"> mensal;</w:t>
        </w:r>
      </w:ins>
    </w:p>
    <w:p w14:paraId="60FEE83F" w14:textId="77777777" w:rsidR="00390560" w:rsidRDefault="00390560" w:rsidP="00390560">
      <w:pPr>
        <w:pStyle w:val="NormalWeb"/>
        <w:numPr>
          <w:ilvl w:val="0"/>
          <w:numId w:val="18"/>
        </w:numPr>
        <w:spacing w:before="0" w:beforeAutospacing="0" w:after="0" w:afterAutospacing="0"/>
        <w:ind w:left="1440"/>
        <w:textAlignment w:val="baseline"/>
        <w:rPr>
          <w:ins w:id="590" w:author="Igor Santiago" w:date="2022-06-09T00:47:00Z"/>
          <w:color w:val="000000"/>
          <w:sz w:val="20"/>
          <w:szCs w:val="20"/>
        </w:rPr>
      </w:pPr>
      <w:proofErr w:type="spellStart"/>
      <w:ins w:id="591" w:author="Igor Santiago" w:date="2022-06-09T00:47:00Z">
        <w:r>
          <w:rPr>
            <w:color w:val="000000"/>
            <w:sz w:val="20"/>
            <w:szCs w:val="20"/>
          </w:rPr>
          <w:t>Quantidade</w:t>
        </w:r>
        <w:proofErr w:type="spellEnd"/>
        <w:r>
          <w:rPr>
            <w:color w:val="000000"/>
            <w:sz w:val="20"/>
            <w:szCs w:val="20"/>
          </w:rPr>
          <w:t xml:space="preserve"> de </w:t>
        </w:r>
        <w:proofErr w:type="spellStart"/>
        <w:r>
          <w:rPr>
            <w:color w:val="000000"/>
            <w:sz w:val="20"/>
            <w:szCs w:val="20"/>
          </w:rPr>
          <w:t>compras</w:t>
        </w:r>
        <w:proofErr w:type="spellEnd"/>
        <w:r>
          <w:rPr>
            <w:color w:val="000000"/>
            <w:sz w:val="20"/>
            <w:szCs w:val="20"/>
          </w:rPr>
          <w:t xml:space="preserve"> mensal;</w:t>
        </w:r>
      </w:ins>
    </w:p>
    <w:p w14:paraId="2E20AF80" w14:textId="77777777" w:rsidR="00390560" w:rsidRDefault="00390560" w:rsidP="00390560">
      <w:pPr>
        <w:pStyle w:val="NormalWeb"/>
        <w:numPr>
          <w:ilvl w:val="0"/>
          <w:numId w:val="18"/>
        </w:numPr>
        <w:spacing w:before="0" w:beforeAutospacing="0" w:after="0" w:afterAutospacing="0"/>
        <w:ind w:left="1440"/>
        <w:textAlignment w:val="baseline"/>
        <w:rPr>
          <w:ins w:id="592" w:author="Igor Santiago" w:date="2022-06-09T00:47:00Z"/>
          <w:color w:val="000000"/>
          <w:sz w:val="20"/>
          <w:szCs w:val="20"/>
        </w:rPr>
      </w:pPr>
      <w:proofErr w:type="spellStart"/>
      <w:ins w:id="593" w:author="Igor Santiago" w:date="2022-06-09T00:47:00Z">
        <w:r>
          <w:rPr>
            <w:color w:val="000000"/>
            <w:sz w:val="20"/>
            <w:szCs w:val="20"/>
          </w:rPr>
          <w:t>Vendas</w:t>
        </w:r>
        <w:proofErr w:type="spellEnd"/>
        <w:r>
          <w:rPr>
            <w:color w:val="000000"/>
            <w:sz w:val="20"/>
            <w:szCs w:val="20"/>
          </w:rPr>
          <w:t xml:space="preserve"> </w:t>
        </w:r>
        <w:proofErr w:type="spellStart"/>
        <w:r>
          <w:rPr>
            <w:color w:val="000000"/>
            <w:sz w:val="20"/>
            <w:szCs w:val="20"/>
          </w:rPr>
          <w:t>em</w:t>
        </w:r>
        <w:proofErr w:type="spellEnd"/>
        <w:r>
          <w:rPr>
            <w:color w:val="000000"/>
            <w:sz w:val="20"/>
            <w:szCs w:val="20"/>
          </w:rPr>
          <w:t xml:space="preserve"> </w:t>
        </w:r>
        <w:proofErr w:type="spellStart"/>
        <w:r>
          <w:rPr>
            <w:color w:val="000000"/>
            <w:sz w:val="20"/>
            <w:szCs w:val="20"/>
          </w:rPr>
          <w:t>determinada</w:t>
        </w:r>
        <w:proofErr w:type="spellEnd"/>
        <w:r>
          <w:rPr>
            <w:color w:val="000000"/>
            <w:sz w:val="20"/>
            <w:szCs w:val="20"/>
          </w:rPr>
          <w:t xml:space="preserve"> filial;</w:t>
        </w:r>
      </w:ins>
    </w:p>
    <w:p w14:paraId="36F997F8" w14:textId="77777777" w:rsidR="00390560" w:rsidRDefault="00390560" w:rsidP="00390560">
      <w:pPr>
        <w:pStyle w:val="NormalWeb"/>
        <w:numPr>
          <w:ilvl w:val="0"/>
          <w:numId w:val="18"/>
        </w:numPr>
        <w:spacing w:before="0" w:beforeAutospacing="0" w:after="0" w:afterAutospacing="0"/>
        <w:ind w:left="1440"/>
        <w:textAlignment w:val="baseline"/>
        <w:rPr>
          <w:ins w:id="594" w:author="Igor Santiago" w:date="2022-06-09T00:47:00Z"/>
          <w:color w:val="000000"/>
          <w:sz w:val="20"/>
          <w:szCs w:val="20"/>
        </w:rPr>
      </w:pPr>
      <w:proofErr w:type="spellStart"/>
      <w:ins w:id="595" w:author="Igor Santiago" w:date="2022-06-09T00:47:00Z">
        <w:r>
          <w:rPr>
            <w:color w:val="000000"/>
            <w:sz w:val="20"/>
            <w:szCs w:val="20"/>
          </w:rPr>
          <w:t>Vendas</w:t>
        </w:r>
        <w:proofErr w:type="spellEnd"/>
        <w:r>
          <w:rPr>
            <w:color w:val="000000"/>
            <w:sz w:val="20"/>
            <w:szCs w:val="20"/>
          </w:rPr>
          <w:t xml:space="preserve"> de </w:t>
        </w:r>
        <w:proofErr w:type="spellStart"/>
        <w:r>
          <w:rPr>
            <w:color w:val="000000"/>
            <w:sz w:val="20"/>
            <w:szCs w:val="20"/>
          </w:rPr>
          <w:t>determinado</w:t>
        </w:r>
        <w:proofErr w:type="spellEnd"/>
        <w:r>
          <w:rPr>
            <w:color w:val="000000"/>
            <w:sz w:val="20"/>
            <w:szCs w:val="20"/>
          </w:rPr>
          <w:t xml:space="preserve"> </w:t>
        </w:r>
        <w:proofErr w:type="spellStart"/>
        <w:r>
          <w:rPr>
            <w:color w:val="000000"/>
            <w:sz w:val="20"/>
            <w:szCs w:val="20"/>
          </w:rPr>
          <w:t>vendedor</w:t>
        </w:r>
        <w:proofErr w:type="spellEnd"/>
        <w:r>
          <w:rPr>
            <w:color w:val="000000"/>
            <w:sz w:val="20"/>
            <w:szCs w:val="20"/>
          </w:rPr>
          <w:t>.</w:t>
        </w:r>
      </w:ins>
    </w:p>
    <w:p w14:paraId="5A83020A" w14:textId="4B01C019" w:rsidR="00341B5B" w:rsidDel="00390560" w:rsidRDefault="003E6BDD">
      <w:pPr>
        <w:ind w:left="720"/>
        <w:rPr>
          <w:del w:id="596" w:author="Igor Santiago" w:date="2022-06-09T00:47:00Z"/>
        </w:rPr>
      </w:pPr>
      <w:del w:id="597" w:author="Igor Santiago" w:date="2022-06-09T00:47:00Z">
        <w:r w:rsidDel="00390560">
          <w:delText>Descreva aqui a natureza do produto a ser desenvolvido, de forma mais distante possível das tecnologias que poderiam ser utilizadas para desenvolvê-lo. Responda o que é o produto encomendado pelo cliente e que resultados são esperados que ele produza.</w:delText>
        </w:r>
      </w:del>
    </w:p>
    <w:p w14:paraId="6EF21425" w14:textId="1D336955" w:rsidR="00341B5B" w:rsidDel="00390560" w:rsidRDefault="00341B5B">
      <w:pPr>
        <w:ind w:left="720"/>
        <w:rPr>
          <w:del w:id="598" w:author="Igor Santiago" w:date="2022-06-09T00:47:00Z"/>
        </w:rPr>
      </w:pPr>
    </w:p>
    <w:p w14:paraId="57FBB977" w14:textId="7F1F1940" w:rsidR="00341B5B" w:rsidDel="00390560" w:rsidRDefault="003E6BDD">
      <w:pPr>
        <w:ind w:left="720"/>
        <w:rPr>
          <w:del w:id="599" w:author="Igor Santiago" w:date="2022-06-09T00:47:00Z"/>
          <w:color w:val="0070C0"/>
        </w:rPr>
      </w:pPr>
      <w:del w:id="600" w:author="Igor Santiago" w:date="2022-06-09T00:47:00Z">
        <w:r w:rsidDel="00390560">
          <w:rPr>
            <w:color w:val="0070C0"/>
          </w:rPr>
          <w:delText>Por exemplo: É um sistema de computação de alta disponibilidade para automatizar etapas do levantamento de dados cartopograficos (coleta e interpretação de dados),  que acontece em campo durante as visitas às regiões geográficas so estudo (municípios, parques ecológicos, fazendas, etc), e automatizar etapas da produção dos relatórios e mapas digitais exigidos por orgãos de licenciamento ambiental, que acontecem nos escritórios das empresas de Engenharia Ambiental.</w:delText>
        </w:r>
      </w:del>
    </w:p>
    <w:p w14:paraId="6F06E4F7" w14:textId="6718B3DE" w:rsidR="00341B5B" w:rsidDel="00390560" w:rsidRDefault="00341B5B">
      <w:pPr>
        <w:ind w:left="720"/>
        <w:rPr>
          <w:del w:id="601" w:author="Igor Santiago" w:date="2022-06-09T00:47:00Z"/>
          <w:color w:val="0070C0"/>
        </w:rPr>
      </w:pPr>
    </w:p>
    <w:p w14:paraId="768AD6A8" w14:textId="13524ADF" w:rsidR="00341B5B" w:rsidDel="00390560" w:rsidRDefault="003E6BDD">
      <w:pPr>
        <w:ind w:left="720"/>
        <w:jc w:val="both"/>
        <w:rPr>
          <w:del w:id="602" w:author="Igor Santiago" w:date="2022-06-09T00:47:00Z"/>
          <w:color w:val="0070C0"/>
        </w:rPr>
      </w:pPr>
      <w:del w:id="603" w:author="Igor Santiago" w:date="2022-06-09T00:47:00Z">
        <w:r w:rsidDel="00390560">
          <w:rPr>
            <w:color w:val="0070C0"/>
          </w:rPr>
          <w:delText>É esperado que este sistema de computação produza, de forma semi-automatizada, os relatórios e mapas digitais exigidos pelo Orgão de Licenciamento XYZ , especificamente:</w:delText>
        </w:r>
      </w:del>
    </w:p>
    <w:p w14:paraId="4759DFD8" w14:textId="570F11B8" w:rsidR="00341B5B" w:rsidDel="00390560" w:rsidRDefault="00341B5B">
      <w:pPr>
        <w:ind w:left="720"/>
        <w:jc w:val="both"/>
        <w:rPr>
          <w:del w:id="604" w:author="Igor Santiago" w:date="2022-06-09T00:47:00Z"/>
          <w:color w:val="0070C0"/>
        </w:rPr>
      </w:pPr>
    </w:p>
    <w:p w14:paraId="5DED4233" w14:textId="257E5ADF" w:rsidR="00341B5B" w:rsidDel="00390560" w:rsidRDefault="003E6BDD">
      <w:pPr>
        <w:numPr>
          <w:ilvl w:val="0"/>
          <w:numId w:val="14"/>
        </w:numPr>
        <w:pBdr>
          <w:top w:val="nil"/>
          <w:left w:val="nil"/>
          <w:bottom w:val="nil"/>
          <w:right w:val="nil"/>
          <w:between w:val="nil"/>
        </w:pBdr>
        <w:spacing w:line="240" w:lineRule="auto"/>
        <w:jc w:val="both"/>
        <w:rPr>
          <w:del w:id="605" w:author="Igor Santiago" w:date="2022-06-09T00:47:00Z"/>
          <w:color w:val="0070C0"/>
        </w:rPr>
      </w:pPr>
      <w:del w:id="606" w:author="Igor Santiago" w:date="2022-06-09T00:47:00Z">
        <w:r w:rsidDel="00390560">
          <w:rPr>
            <w:color w:val="0070C0"/>
          </w:rPr>
          <w:delText>Tabela em formato DOC do sistema Microsoft Word (.doc ou .docx) contendo:</w:delText>
        </w:r>
      </w:del>
    </w:p>
    <w:p w14:paraId="72118B78" w14:textId="376A5E7D" w:rsidR="00341B5B" w:rsidDel="00390560" w:rsidRDefault="003E6BDD">
      <w:pPr>
        <w:widowControl/>
        <w:numPr>
          <w:ilvl w:val="0"/>
          <w:numId w:val="13"/>
        </w:numPr>
        <w:pBdr>
          <w:top w:val="nil"/>
          <w:left w:val="nil"/>
          <w:bottom w:val="nil"/>
          <w:right w:val="nil"/>
          <w:between w:val="nil"/>
        </w:pBdr>
        <w:spacing w:line="240" w:lineRule="auto"/>
        <w:rPr>
          <w:del w:id="607" w:author="Igor Santiago" w:date="2022-06-09T00:47:00Z"/>
          <w:rFonts w:ascii="ArialMT" w:eastAsia="ArialMT" w:hAnsi="ArialMT" w:cs="ArialMT"/>
          <w:color w:val="0070C0"/>
          <w:sz w:val="22"/>
          <w:szCs w:val="22"/>
        </w:rPr>
      </w:pPr>
      <w:del w:id="608" w:author="Igor Santiago" w:date="2022-06-09T00:47:00Z">
        <w:r w:rsidDel="00390560">
          <w:rPr>
            <w:rFonts w:ascii="ArialMT" w:eastAsia="ArialMT" w:hAnsi="ArialMT" w:cs="ArialMT"/>
            <w:color w:val="0070C0"/>
            <w:sz w:val="22"/>
            <w:szCs w:val="22"/>
          </w:rPr>
          <w:delText>Denominação das feições cartográficas identificadas em campo;</w:delText>
        </w:r>
      </w:del>
    </w:p>
    <w:p w14:paraId="26207ED8" w14:textId="519757EC" w:rsidR="00341B5B" w:rsidDel="00390560" w:rsidRDefault="003E6BDD">
      <w:pPr>
        <w:widowControl/>
        <w:numPr>
          <w:ilvl w:val="0"/>
          <w:numId w:val="13"/>
        </w:numPr>
        <w:pBdr>
          <w:top w:val="nil"/>
          <w:left w:val="nil"/>
          <w:bottom w:val="nil"/>
          <w:right w:val="nil"/>
          <w:between w:val="nil"/>
        </w:pBdr>
        <w:spacing w:line="240" w:lineRule="auto"/>
        <w:rPr>
          <w:del w:id="609" w:author="Igor Santiago" w:date="2022-06-09T00:47:00Z"/>
          <w:rFonts w:ascii="ArialMT" w:eastAsia="ArialMT" w:hAnsi="ArialMT" w:cs="ArialMT"/>
          <w:color w:val="0070C0"/>
          <w:sz w:val="22"/>
          <w:szCs w:val="22"/>
        </w:rPr>
      </w:pPr>
      <w:del w:id="610" w:author="Igor Santiago" w:date="2022-06-09T00:47:00Z">
        <w:r w:rsidDel="00390560">
          <w:rPr>
            <w:rFonts w:ascii="ArialMT" w:eastAsia="ArialMT" w:hAnsi="ArialMT" w:cs="ArialMT"/>
            <w:color w:val="0070C0"/>
            <w:sz w:val="22"/>
            <w:szCs w:val="22"/>
          </w:rPr>
          <w:delText>Altitude;</w:delText>
        </w:r>
      </w:del>
    </w:p>
    <w:p w14:paraId="47AEEEDF" w14:textId="57CDE3D9" w:rsidR="00341B5B" w:rsidDel="00390560" w:rsidRDefault="003E6BDD">
      <w:pPr>
        <w:widowControl/>
        <w:numPr>
          <w:ilvl w:val="0"/>
          <w:numId w:val="13"/>
        </w:numPr>
        <w:pBdr>
          <w:top w:val="nil"/>
          <w:left w:val="nil"/>
          <w:bottom w:val="nil"/>
          <w:right w:val="nil"/>
          <w:between w:val="nil"/>
        </w:pBdr>
        <w:spacing w:line="240" w:lineRule="auto"/>
        <w:rPr>
          <w:del w:id="611" w:author="Igor Santiago" w:date="2022-06-09T00:47:00Z"/>
          <w:rFonts w:ascii="ArialMT" w:eastAsia="ArialMT" w:hAnsi="ArialMT" w:cs="ArialMT"/>
          <w:color w:val="0070C0"/>
          <w:sz w:val="22"/>
          <w:szCs w:val="22"/>
        </w:rPr>
      </w:pPr>
      <w:del w:id="612" w:author="Igor Santiago" w:date="2022-06-09T00:47:00Z">
        <w:r w:rsidDel="00390560">
          <w:rPr>
            <w:rFonts w:ascii="ArialMT" w:eastAsia="ArialMT" w:hAnsi="ArialMT" w:cs="ArialMT"/>
            <w:color w:val="0070C0"/>
            <w:sz w:val="22"/>
            <w:szCs w:val="22"/>
          </w:rPr>
          <w:delText>Descrição das feições cartográficas;</w:delText>
        </w:r>
      </w:del>
    </w:p>
    <w:p w14:paraId="1D0EC904" w14:textId="08774F42" w:rsidR="00341B5B" w:rsidDel="00390560" w:rsidRDefault="003E6BDD">
      <w:pPr>
        <w:widowControl/>
        <w:numPr>
          <w:ilvl w:val="0"/>
          <w:numId w:val="13"/>
        </w:numPr>
        <w:pBdr>
          <w:top w:val="nil"/>
          <w:left w:val="nil"/>
          <w:bottom w:val="nil"/>
          <w:right w:val="nil"/>
          <w:between w:val="nil"/>
        </w:pBdr>
        <w:spacing w:line="240" w:lineRule="auto"/>
        <w:rPr>
          <w:del w:id="613" w:author="Igor Santiago" w:date="2022-06-09T00:47:00Z"/>
          <w:rFonts w:ascii="ArialMT" w:eastAsia="ArialMT" w:hAnsi="ArialMT" w:cs="ArialMT"/>
          <w:color w:val="0070C0"/>
          <w:sz w:val="22"/>
          <w:szCs w:val="22"/>
        </w:rPr>
      </w:pPr>
      <w:del w:id="614" w:author="Igor Santiago" w:date="2022-06-09T00:47:00Z">
        <w:r w:rsidDel="00390560">
          <w:rPr>
            <w:rFonts w:ascii="ArialMT" w:eastAsia="ArialMT" w:hAnsi="ArialMT" w:cs="ArialMT"/>
            <w:color w:val="0070C0"/>
            <w:sz w:val="22"/>
            <w:szCs w:val="22"/>
          </w:rPr>
          <w:delText>Registro fotográfico;</w:delText>
        </w:r>
      </w:del>
    </w:p>
    <w:p w14:paraId="5B42566C" w14:textId="79CB49A7" w:rsidR="00341B5B" w:rsidDel="00390560" w:rsidRDefault="003E6BDD">
      <w:pPr>
        <w:widowControl/>
        <w:numPr>
          <w:ilvl w:val="0"/>
          <w:numId w:val="13"/>
        </w:numPr>
        <w:pBdr>
          <w:top w:val="nil"/>
          <w:left w:val="nil"/>
          <w:bottom w:val="nil"/>
          <w:right w:val="nil"/>
          <w:between w:val="nil"/>
        </w:pBdr>
        <w:spacing w:line="240" w:lineRule="auto"/>
        <w:rPr>
          <w:del w:id="615" w:author="Igor Santiago" w:date="2022-06-09T00:47:00Z"/>
          <w:rFonts w:ascii="ArialMT" w:eastAsia="ArialMT" w:hAnsi="ArialMT" w:cs="ArialMT"/>
          <w:color w:val="0070C0"/>
          <w:sz w:val="22"/>
          <w:szCs w:val="22"/>
        </w:rPr>
      </w:pPr>
      <w:del w:id="616" w:author="Igor Santiago" w:date="2022-06-09T00:47:00Z">
        <w:r w:rsidDel="00390560">
          <w:rPr>
            <w:rFonts w:ascii="ArialMT" w:eastAsia="ArialMT" w:hAnsi="ArialMT" w:cs="ArialMT"/>
            <w:color w:val="0070C0"/>
            <w:sz w:val="22"/>
            <w:szCs w:val="22"/>
          </w:rPr>
          <w:delText>Dados de identificação do proprietário da área onde a feição está inserida.</w:delText>
        </w:r>
      </w:del>
    </w:p>
    <w:p w14:paraId="1AFA6160" w14:textId="06D587AE" w:rsidR="00341B5B" w:rsidDel="00390560" w:rsidRDefault="00341B5B">
      <w:pPr>
        <w:widowControl/>
        <w:pBdr>
          <w:top w:val="nil"/>
          <w:left w:val="nil"/>
          <w:bottom w:val="nil"/>
          <w:right w:val="nil"/>
          <w:between w:val="nil"/>
        </w:pBdr>
        <w:spacing w:line="240" w:lineRule="auto"/>
        <w:ind w:left="1080"/>
        <w:rPr>
          <w:del w:id="617" w:author="Igor Santiago" w:date="2022-06-09T00:47:00Z"/>
          <w:rFonts w:ascii="ArialMT" w:eastAsia="ArialMT" w:hAnsi="ArialMT" w:cs="ArialMT"/>
          <w:color w:val="0070C0"/>
          <w:sz w:val="22"/>
          <w:szCs w:val="22"/>
        </w:rPr>
      </w:pPr>
    </w:p>
    <w:p w14:paraId="1276682F" w14:textId="72BFB7F4" w:rsidR="00341B5B" w:rsidDel="00390560" w:rsidRDefault="003E6BDD">
      <w:pPr>
        <w:numPr>
          <w:ilvl w:val="0"/>
          <w:numId w:val="14"/>
        </w:numPr>
        <w:pBdr>
          <w:top w:val="nil"/>
          <w:left w:val="nil"/>
          <w:bottom w:val="nil"/>
          <w:right w:val="nil"/>
          <w:between w:val="nil"/>
        </w:pBdr>
        <w:spacing w:line="240" w:lineRule="auto"/>
        <w:jc w:val="both"/>
        <w:rPr>
          <w:del w:id="618" w:author="Igor Santiago" w:date="2022-06-09T00:47:00Z"/>
          <w:color w:val="0070C0"/>
        </w:rPr>
      </w:pPr>
      <w:del w:id="619" w:author="Igor Santiago" w:date="2022-06-09T00:47:00Z">
        <w:r w:rsidDel="00390560">
          <w:rPr>
            <w:color w:val="0070C0"/>
          </w:rPr>
          <w:delText>Mapa digital em formato SHAPE do sistema ESRI  (.shp) contendo:</w:delText>
        </w:r>
      </w:del>
    </w:p>
    <w:p w14:paraId="6387916A" w14:textId="036F6C60" w:rsidR="00341B5B" w:rsidDel="00390560" w:rsidRDefault="003E6BDD">
      <w:pPr>
        <w:widowControl/>
        <w:numPr>
          <w:ilvl w:val="0"/>
          <w:numId w:val="13"/>
        </w:numPr>
        <w:pBdr>
          <w:top w:val="nil"/>
          <w:left w:val="nil"/>
          <w:bottom w:val="nil"/>
          <w:right w:val="nil"/>
          <w:between w:val="nil"/>
        </w:pBdr>
        <w:spacing w:line="240" w:lineRule="auto"/>
        <w:rPr>
          <w:del w:id="620" w:author="Igor Santiago" w:date="2022-06-09T00:47:00Z"/>
          <w:rFonts w:ascii="ArialMT" w:eastAsia="ArialMT" w:hAnsi="ArialMT" w:cs="ArialMT"/>
          <w:color w:val="0070C0"/>
          <w:sz w:val="22"/>
          <w:szCs w:val="22"/>
        </w:rPr>
      </w:pPr>
      <w:del w:id="621" w:author="Igor Santiago" w:date="2022-06-09T00:47:00Z">
        <w:r w:rsidDel="00390560">
          <w:rPr>
            <w:rFonts w:ascii="ArialMT" w:eastAsia="ArialMT" w:hAnsi="ArialMT" w:cs="ArialMT"/>
            <w:color w:val="0070C0"/>
            <w:sz w:val="22"/>
            <w:szCs w:val="22"/>
          </w:rPr>
          <w:delText>Croqui 2C;</w:delText>
        </w:r>
      </w:del>
    </w:p>
    <w:p w14:paraId="62E26E24" w14:textId="0911B45E" w:rsidR="00341B5B" w:rsidDel="00390560" w:rsidRDefault="003E6BDD">
      <w:pPr>
        <w:widowControl/>
        <w:numPr>
          <w:ilvl w:val="0"/>
          <w:numId w:val="13"/>
        </w:numPr>
        <w:pBdr>
          <w:top w:val="nil"/>
          <w:left w:val="nil"/>
          <w:bottom w:val="nil"/>
          <w:right w:val="nil"/>
          <w:between w:val="nil"/>
        </w:pBdr>
        <w:spacing w:line="240" w:lineRule="auto"/>
        <w:rPr>
          <w:del w:id="622" w:author="Igor Santiago" w:date="2022-06-09T00:47:00Z"/>
          <w:rFonts w:ascii="ArialMT" w:eastAsia="ArialMT" w:hAnsi="ArialMT" w:cs="ArialMT"/>
          <w:color w:val="0070C0"/>
          <w:sz w:val="22"/>
          <w:szCs w:val="22"/>
        </w:rPr>
      </w:pPr>
      <w:del w:id="623" w:author="Igor Santiago" w:date="2022-06-09T00:47:00Z">
        <w:r w:rsidDel="00390560">
          <w:rPr>
            <w:rFonts w:ascii="ArialMT" w:eastAsia="ArialMT" w:hAnsi="ArialMT" w:cs="ArialMT"/>
            <w:color w:val="0070C0"/>
            <w:sz w:val="22"/>
            <w:szCs w:val="22"/>
          </w:rPr>
          <w:lastRenderedPageBreak/>
          <w:delText>Coordenadas geográficas obtidas no local de cada feição identificada em campo, com equipamento de GPS, em UTM, Datum SIRGAS 2000, a partir da captura de sinais advindos de um mínimo de 4 unidades bem distribuídas na constelação dos satélites, com erro máximo de 15 m (erro ideal de 3 m, preferencial até 10 m);</w:delText>
        </w:r>
      </w:del>
    </w:p>
    <w:p w14:paraId="23A844BB" w14:textId="60D4A6BC" w:rsidR="00341B5B" w:rsidDel="00390560" w:rsidRDefault="003E6BDD">
      <w:pPr>
        <w:widowControl/>
        <w:numPr>
          <w:ilvl w:val="0"/>
          <w:numId w:val="13"/>
        </w:numPr>
        <w:pBdr>
          <w:top w:val="nil"/>
          <w:left w:val="nil"/>
          <w:bottom w:val="nil"/>
          <w:right w:val="nil"/>
          <w:between w:val="nil"/>
        </w:pBdr>
        <w:spacing w:line="240" w:lineRule="auto"/>
        <w:rPr>
          <w:del w:id="624" w:author="Igor Santiago" w:date="2022-06-09T00:47:00Z"/>
          <w:color w:val="0070C0"/>
          <w:sz w:val="24"/>
          <w:szCs w:val="24"/>
        </w:rPr>
      </w:pPr>
      <w:del w:id="625" w:author="Igor Santiago" w:date="2022-06-09T00:47:00Z">
        <w:r w:rsidDel="00390560">
          <w:rPr>
            <w:color w:val="0070C0"/>
            <w:sz w:val="24"/>
            <w:szCs w:val="24"/>
          </w:rPr>
          <w:delText>Mapas topográficos georreferenciados da área em que a feição está inserida, em escala compativel com a visualização de feições morfológicas presentes na área, apresentada em graus de precisão 4C ou 5D;</w:delText>
        </w:r>
      </w:del>
    </w:p>
    <w:p w14:paraId="096171C2" w14:textId="71755C75" w:rsidR="00341B5B" w:rsidDel="00390560" w:rsidRDefault="003E6BDD">
      <w:pPr>
        <w:widowControl/>
        <w:pBdr>
          <w:top w:val="nil"/>
          <w:left w:val="nil"/>
          <w:bottom w:val="nil"/>
          <w:right w:val="nil"/>
          <w:between w:val="nil"/>
        </w:pBdr>
        <w:spacing w:line="240" w:lineRule="auto"/>
        <w:ind w:left="1080"/>
        <w:rPr>
          <w:del w:id="626" w:author="Igor Santiago" w:date="2022-06-09T00:47:00Z"/>
          <w:color w:val="0070C0"/>
          <w:sz w:val="24"/>
          <w:szCs w:val="24"/>
        </w:rPr>
      </w:pPr>
      <w:del w:id="627" w:author="Igor Santiago" w:date="2022-06-09T00:47:00Z">
        <w:r w:rsidDel="00390560">
          <w:rPr>
            <w:color w:val="000000"/>
            <w:sz w:val="24"/>
            <w:szCs w:val="24"/>
          </w:rPr>
          <w:delText>.</w:delText>
        </w:r>
      </w:del>
    </w:p>
    <w:p w14:paraId="7A55DF50" w14:textId="77777777" w:rsidR="00341B5B" w:rsidRDefault="00341B5B">
      <w:pPr>
        <w:ind w:left="720"/>
      </w:pPr>
    </w:p>
    <w:p w14:paraId="4B64F6F9" w14:textId="77777777" w:rsidR="00341B5B" w:rsidRPr="00A44348" w:rsidRDefault="003E6BDD">
      <w:pPr>
        <w:pStyle w:val="Ttulo3"/>
        <w:numPr>
          <w:ilvl w:val="2"/>
          <w:numId w:val="9"/>
        </w:numPr>
        <w:rPr>
          <w:lang w:val="pt-BR"/>
          <w:rPrChange w:id="628" w:author="Ines" w:date="2022-06-09T10:14:00Z">
            <w:rPr/>
          </w:rPrChange>
        </w:rPr>
      </w:pPr>
      <w:bookmarkStart w:id="629" w:name="_Toc105669236"/>
      <w:r w:rsidRPr="00A44348">
        <w:rPr>
          <w:lang w:val="pt-BR"/>
          <w:rPrChange w:id="630" w:author="Ines" w:date="2022-06-09T10:14:00Z">
            <w:rPr/>
          </w:rPrChange>
        </w:rPr>
        <w:t>Nome do produto e de seus componentes principais</w:t>
      </w:r>
      <w:bookmarkEnd w:id="629"/>
    </w:p>
    <w:p w14:paraId="116C0607" w14:textId="77777777" w:rsidR="00390560" w:rsidRDefault="00390560" w:rsidP="00390560">
      <w:pPr>
        <w:pStyle w:val="NormalWeb"/>
        <w:spacing w:before="0" w:beforeAutospacing="0" w:after="0" w:afterAutospacing="0"/>
        <w:ind w:left="708"/>
        <w:jc w:val="both"/>
        <w:rPr>
          <w:ins w:id="631" w:author="Igor Santiago" w:date="2022-06-09T00:47:00Z"/>
          <w:lang w:val="pt-BR" w:eastAsia="pt-BR"/>
        </w:rPr>
      </w:pPr>
      <w:ins w:id="632" w:author="Igor Santiago" w:date="2022-06-09T00:47:00Z">
        <w:r w:rsidRPr="00A44348">
          <w:rPr>
            <w:color w:val="000000"/>
            <w:sz w:val="20"/>
            <w:szCs w:val="20"/>
            <w:lang w:val="pt-BR"/>
            <w:rPrChange w:id="633" w:author="Ines" w:date="2022-06-09T10:14:00Z">
              <w:rPr>
                <w:color w:val="000000"/>
                <w:sz w:val="20"/>
                <w:szCs w:val="20"/>
              </w:rPr>
            </w:rPrChange>
          </w:rPr>
          <w:t>Será somente um componente do sistema:</w:t>
        </w:r>
      </w:ins>
    </w:p>
    <w:p w14:paraId="782FEE64" w14:textId="77777777" w:rsidR="00390560" w:rsidRPr="00A44348" w:rsidRDefault="00390560" w:rsidP="00390560">
      <w:pPr>
        <w:pStyle w:val="NormalWeb"/>
        <w:numPr>
          <w:ilvl w:val="0"/>
          <w:numId w:val="19"/>
        </w:numPr>
        <w:spacing w:before="0" w:beforeAutospacing="0" w:after="0" w:afterAutospacing="0"/>
        <w:ind w:left="1440"/>
        <w:jc w:val="both"/>
        <w:textAlignment w:val="baseline"/>
        <w:rPr>
          <w:ins w:id="634" w:author="Igor Santiago" w:date="2022-06-09T00:47:00Z"/>
          <w:color w:val="000000"/>
          <w:sz w:val="20"/>
          <w:szCs w:val="20"/>
          <w:lang w:val="pt-BR"/>
          <w:rPrChange w:id="635" w:author="Ines" w:date="2022-06-09T10:14:00Z">
            <w:rPr>
              <w:ins w:id="636" w:author="Igor Santiago" w:date="2022-06-09T00:47:00Z"/>
              <w:color w:val="000000"/>
              <w:sz w:val="20"/>
              <w:szCs w:val="20"/>
            </w:rPr>
          </w:rPrChange>
        </w:rPr>
      </w:pPr>
      <w:ins w:id="637" w:author="Igor Santiago" w:date="2022-06-09T00:47:00Z">
        <w:r w:rsidRPr="00A44348">
          <w:rPr>
            <w:b/>
            <w:bCs/>
            <w:color w:val="000000"/>
            <w:sz w:val="20"/>
            <w:szCs w:val="20"/>
            <w:lang w:val="pt-BR"/>
            <w:rPrChange w:id="638" w:author="Ines" w:date="2022-06-09T10:14:00Z">
              <w:rPr>
                <w:b/>
                <w:bCs/>
                <w:color w:val="000000"/>
                <w:sz w:val="20"/>
                <w:szCs w:val="20"/>
              </w:rPr>
            </w:rPrChange>
          </w:rPr>
          <w:t xml:space="preserve">Programa desktop </w:t>
        </w:r>
        <w:r w:rsidRPr="00A44348">
          <w:rPr>
            <w:color w:val="000000"/>
            <w:sz w:val="20"/>
            <w:szCs w:val="20"/>
            <w:lang w:val="pt-BR"/>
            <w:rPrChange w:id="639" w:author="Ines" w:date="2022-06-09T10:14:00Z">
              <w:rPr>
                <w:color w:val="000000"/>
                <w:sz w:val="20"/>
                <w:szCs w:val="20"/>
              </w:rPr>
            </w:rPrChange>
          </w:rPr>
          <w:t xml:space="preserve">denominado </w:t>
        </w:r>
        <w:proofErr w:type="spellStart"/>
        <w:r w:rsidRPr="00A44348">
          <w:rPr>
            <w:b/>
            <w:bCs/>
            <w:color w:val="000000"/>
            <w:sz w:val="20"/>
            <w:szCs w:val="20"/>
            <w:lang w:val="pt-BR"/>
            <w:rPrChange w:id="640" w:author="Ines" w:date="2022-06-09T10:14:00Z">
              <w:rPr>
                <w:b/>
                <w:bCs/>
                <w:color w:val="000000"/>
                <w:sz w:val="20"/>
                <w:szCs w:val="20"/>
              </w:rPr>
            </w:rPrChange>
          </w:rPr>
          <w:t>SysSoldCar</w:t>
        </w:r>
        <w:proofErr w:type="spellEnd"/>
        <w:r w:rsidRPr="00A44348">
          <w:rPr>
            <w:color w:val="000000"/>
            <w:sz w:val="20"/>
            <w:szCs w:val="20"/>
            <w:lang w:val="pt-BR"/>
            <w:rPrChange w:id="641" w:author="Ines" w:date="2022-06-09T10:14:00Z">
              <w:rPr>
                <w:color w:val="000000"/>
                <w:sz w:val="20"/>
                <w:szCs w:val="20"/>
              </w:rPr>
            </w:rPrChange>
          </w:rPr>
          <w:t xml:space="preserve"> para gerenciamento de vendas e compras de automóveis pela concessionária. </w:t>
        </w:r>
      </w:ins>
    </w:p>
    <w:p w14:paraId="7B63927C" w14:textId="597567F5" w:rsidR="00341B5B" w:rsidRPr="00A44348" w:rsidDel="00390560" w:rsidRDefault="003E6BDD">
      <w:pPr>
        <w:widowControl/>
        <w:pBdr>
          <w:top w:val="nil"/>
          <w:left w:val="nil"/>
          <w:bottom w:val="nil"/>
          <w:right w:val="nil"/>
          <w:between w:val="nil"/>
        </w:pBdr>
        <w:spacing w:line="240" w:lineRule="auto"/>
        <w:ind w:left="708"/>
        <w:jc w:val="both"/>
        <w:rPr>
          <w:del w:id="642" w:author="Igor Santiago" w:date="2022-06-09T00:47:00Z"/>
          <w:color w:val="000000"/>
          <w:lang w:val="pt-BR"/>
          <w:rPrChange w:id="643" w:author="Ines" w:date="2022-06-09T10:14:00Z">
            <w:rPr>
              <w:del w:id="644" w:author="Igor Santiago" w:date="2022-06-09T00:47:00Z"/>
              <w:color w:val="000000"/>
            </w:rPr>
          </w:rPrChange>
        </w:rPr>
      </w:pPr>
      <w:del w:id="645" w:author="Igor Santiago" w:date="2022-06-09T00:47:00Z">
        <w:r w:rsidRPr="00A44348" w:rsidDel="00390560">
          <w:rPr>
            <w:color w:val="000000"/>
            <w:lang w:val="pt-BR"/>
            <w:rPrChange w:id="646" w:author="Ines" w:date="2022-06-09T10:14:00Z">
              <w:rPr>
                <w:color w:val="000000"/>
              </w:rPr>
            </w:rPrChange>
          </w:rPr>
          <w:delText>Nome e natureza de cada componente do produto a ser produzido, se houver.</w:delText>
        </w:r>
      </w:del>
    </w:p>
    <w:p w14:paraId="35F78BB2" w14:textId="0821FCD2" w:rsidR="00341B5B" w:rsidRPr="00A44348" w:rsidDel="00390560" w:rsidRDefault="00341B5B">
      <w:pPr>
        <w:widowControl/>
        <w:pBdr>
          <w:top w:val="nil"/>
          <w:left w:val="nil"/>
          <w:bottom w:val="nil"/>
          <w:right w:val="nil"/>
          <w:between w:val="nil"/>
        </w:pBdr>
        <w:spacing w:line="240" w:lineRule="auto"/>
        <w:ind w:left="708"/>
        <w:jc w:val="both"/>
        <w:rPr>
          <w:del w:id="647" w:author="Igor Santiago" w:date="2022-06-09T00:47:00Z"/>
          <w:color w:val="000000"/>
          <w:lang w:val="pt-BR"/>
          <w:rPrChange w:id="648" w:author="Ines" w:date="2022-06-09T10:14:00Z">
            <w:rPr>
              <w:del w:id="649" w:author="Igor Santiago" w:date="2022-06-09T00:47:00Z"/>
              <w:color w:val="000000"/>
            </w:rPr>
          </w:rPrChange>
        </w:rPr>
      </w:pPr>
    </w:p>
    <w:p w14:paraId="74B6EDD3" w14:textId="072D220D" w:rsidR="00341B5B" w:rsidRPr="00A44348" w:rsidDel="00390560" w:rsidRDefault="003E6BDD">
      <w:pPr>
        <w:widowControl/>
        <w:pBdr>
          <w:top w:val="nil"/>
          <w:left w:val="nil"/>
          <w:bottom w:val="nil"/>
          <w:right w:val="nil"/>
          <w:between w:val="nil"/>
        </w:pBdr>
        <w:spacing w:line="240" w:lineRule="auto"/>
        <w:ind w:left="708"/>
        <w:jc w:val="both"/>
        <w:rPr>
          <w:del w:id="650" w:author="Igor Santiago" w:date="2022-06-09T00:47:00Z"/>
          <w:color w:val="0070C0"/>
          <w:lang w:val="pt-BR"/>
          <w:rPrChange w:id="651" w:author="Ines" w:date="2022-06-09T10:14:00Z">
            <w:rPr>
              <w:del w:id="652" w:author="Igor Santiago" w:date="2022-06-09T00:47:00Z"/>
              <w:color w:val="0070C0"/>
            </w:rPr>
          </w:rPrChange>
        </w:rPr>
      </w:pPr>
      <w:del w:id="653" w:author="Igor Santiago" w:date="2022-06-09T00:47:00Z">
        <w:r w:rsidRPr="00A44348" w:rsidDel="00390560">
          <w:rPr>
            <w:color w:val="0070C0"/>
            <w:lang w:val="pt-BR"/>
            <w:rPrChange w:id="654" w:author="Ines" w:date="2022-06-09T10:14:00Z">
              <w:rPr>
                <w:color w:val="0070C0"/>
              </w:rPr>
            </w:rPrChange>
          </w:rPr>
          <w:delText xml:space="preserve">Por exemplo: </w:delText>
        </w:r>
      </w:del>
    </w:p>
    <w:p w14:paraId="28CEA067" w14:textId="6D91C1D6" w:rsidR="00341B5B" w:rsidRPr="00A44348" w:rsidDel="00390560" w:rsidRDefault="003E6BDD">
      <w:pPr>
        <w:widowControl/>
        <w:pBdr>
          <w:top w:val="nil"/>
          <w:left w:val="nil"/>
          <w:bottom w:val="nil"/>
          <w:right w:val="nil"/>
          <w:between w:val="nil"/>
        </w:pBdr>
        <w:spacing w:line="240" w:lineRule="auto"/>
        <w:ind w:left="708"/>
        <w:jc w:val="both"/>
        <w:rPr>
          <w:del w:id="655" w:author="Igor Santiago" w:date="2022-06-09T00:47:00Z"/>
          <w:color w:val="0070C0"/>
          <w:lang w:val="pt-BR"/>
          <w:rPrChange w:id="656" w:author="Ines" w:date="2022-06-09T10:14:00Z">
            <w:rPr>
              <w:del w:id="657" w:author="Igor Santiago" w:date="2022-06-09T00:47:00Z"/>
              <w:color w:val="0070C0"/>
            </w:rPr>
          </w:rPrChange>
        </w:rPr>
      </w:pPr>
      <w:del w:id="658" w:author="Igor Santiago" w:date="2022-06-09T00:47:00Z">
        <w:r w:rsidRPr="00A44348" w:rsidDel="00390560">
          <w:rPr>
            <w:color w:val="0070C0"/>
            <w:lang w:val="pt-BR"/>
            <w:rPrChange w:id="659" w:author="Ines" w:date="2022-06-09T10:14:00Z">
              <w:rPr>
                <w:color w:val="0070C0"/>
              </w:rPr>
            </w:rPrChange>
          </w:rPr>
          <w:delText xml:space="preserve">São dois os componentes do sistema: </w:delText>
        </w:r>
      </w:del>
    </w:p>
    <w:p w14:paraId="19EC66DD" w14:textId="75FC3F86" w:rsidR="00341B5B" w:rsidRPr="00A44348" w:rsidDel="00390560" w:rsidRDefault="003E6BDD">
      <w:pPr>
        <w:widowControl/>
        <w:numPr>
          <w:ilvl w:val="0"/>
          <w:numId w:val="11"/>
        </w:numPr>
        <w:pBdr>
          <w:top w:val="nil"/>
          <w:left w:val="nil"/>
          <w:bottom w:val="nil"/>
          <w:right w:val="nil"/>
          <w:between w:val="nil"/>
        </w:pBdr>
        <w:spacing w:line="240" w:lineRule="auto"/>
        <w:jc w:val="both"/>
        <w:rPr>
          <w:del w:id="660" w:author="Igor Santiago" w:date="2022-06-09T00:47:00Z"/>
          <w:color w:val="0070C0"/>
          <w:lang w:val="pt-BR"/>
          <w:rPrChange w:id="661" w:author="Ines" w:date="2022-06-09T10:14:00Z">
            <w:rPr>
              <w:del w:id="662" w:author="Igor Santiago" w:date="2022-06-09T00:47:00Z"/>
              <w:color w:val="0070C0"/>
            </w:rPr>
          </w:rPrChange>
        </w:rPr>
      </w:pPr>
      <w:del w:id="663" w:author="Igor Santiago" w:date="2022-06-09T00:47:00Z">
        <w:r w:rsidRPr="00A44348" w:rsidDel="00390560">
          <w:rPr>
            <w:b/>
            <w:color w:val="0070C0"/>
            <w:lang w:val="pt-BR"/>
            <w:rPrChange w:id="664" w:author="Ines" w:date="2022-06-09T10:14:00Z">
              <w:rPr>
                <w:b/>
                <w:color w:val="0070C0"/>
              </w:rPr>
            </w:rPrChange>
          </w:rPr>
          <w:delText>Aplicativo móvel</w:delText>
        </w:r>
        <w:r w:rsidRPr="00A44348" w:rsidDel="00390560">
          <w:rPr>
            <w:color w:val="0070C0"/>
            <w:lang w:val="pt-BR"/>
            <w:rPrChange w:id="665" w:author="Ines" w:date="2022-06-09T10:14:00Z">
              <w:rPr>
                <w:color w:val="0070C0"/>
              </w:rPr>
            </w:rPrChange>
          </w:rPr>
          <w:delText xml:space="preserve"> denominado </w:delText>
        </w:r>
        <w:r w:rsidRPr="00A44348" w:rsidDel="00390560">
          <w:rPr>
            <w:b/>
            <w:color w:val="0070C0"/>
            <w:lang w:val="pt-BR"/>
            <w:rPrChange w:id="666" w:author="Ines" w:date="2022-06-09T10:14:00Z">
              <w:rPr>
                <w:b/>
                <w:color w:val="0070C0"/>
              </w:rPr>
            </w:rPrChange>
          </w:rPr>
          <w:delText>CartoAPP</w:delText>
        </w:r>
        <w:r w:rsidRPr="00A44348" w:rsidDel="00390560">
          <w:rPr>
            <w:color w:val="0070C0"/>
            <w:lang w:val="pt-BR"/>
            <w:rPrChange w:id="667" w:author="Ines" w:date="2022-06-09T10:14:00Z">
              <w:rPr>
                <w:color w:val="0070C0"/>
              </w:rPr>
            </w:rPrChange>
          </w:rPr>
          <w:delText xml:space="preserve"> para coleta de dados cartográficos</w:delText>
        </w:r>
      </w:del>
    </w:p>
    <w:p w14:paraId="1D32DECA" w14:textId="645BB4DB" w:rsidR="00341B5B" w:rsidRPr="00A44348" w:rsidDel="00390560" w:rsidRDefault="003E6BDD">
      <w:pPr>
        <w:widowControl/>
        <w:numPr>
          <w:ilvl w:val="0"/>
          <w:numId w:val="11"/>
        </w:numPr>
        <w:pBdr>
          <w:top w:val="nil"/>
          <w:left w:val="nil"/>
          <w:bottom w:val="nil"/>
          <w:right w:val="nil"/>
          <w:between w:val="nil"/>
        </w:pBdr>
        <w:spacing w:line="240" w:lineRule="auto"/>
        <w:jc w:val="both"/>
        <w:rPr>
          <w:del w:id="668" w:author="Igor Santiago" w:date="2022-06-09T00:47:00Z"/>
          <w:color w:val="0070C0"/>
          <w:lang w:val="pt-BR"/>
          <w:rPrChange w:id="669" w:author="Ines" w:date="2022-06-09T10:14:00Z">
            <w:rPr>
              <w:del w:id="670" w:author="Igor Santiago" w:date="2022-06-09T00:47:00Z"/>
              <w:color w:val="0070C0"/>
            </w:rPr>
          </w:rPrChange>
        </w:rPr>
      </w:pPr>
      <w:del w:id="671" w:author="Igor Santiago" w:date="2022-06-09T00:47:00Z">
        <w:r w:rsidRPr="00A44348" w:rsidDel="00390560">
          <w:rPr>
            <w:b/>
            <w:color w:val="0070C0"/>
            <w:lang w:val="pt-BR"/>
            <w:rPrChange w:id="672" w:author="Ines" w:date="2022-06-09T10:14:00Z">
              <w:rPr>
                <w:b/>
                <w:color w:val="0070C0"/>
              </w:rPr>
            </w:rPrChange>
          </w:rPr>
          <w:delText>Serviço WEB</w:delText>
        </w:r>
        <w:r w:rsidRPr="00A44348" w:rsidDel="00390560">
          <w:rPr>
            <w:color w:val="0070C0"/>
            <w:lang w:val="pt-BR"/>
            <w:rPrChange w:id="673" w:author="Ines" w:date="2022-06-09T10:14:00Z">
              <w:rPr>
                <w:color w:val="0070C0"/>
              </w:rPr>
            </w:rPrChange>
          </w:rPr>
          <w:delText xml:space="preserve"> denominado </w:delText>
        </w:r>
        <w:r w:rsidRPr="00A44348" w:rsidDel="00390560">
          <w:rPr>
            <w:b/>
            <w:color w:val="0070C0"/>
            <w:lang w:val="pt-BR"/>
            <w:rPrChange w:id="674" w:author="Ines" w:date="2022-06-09T10:14:00Z">
              <w:rPr>
                <w:b/>
                <w:color w:val="0070C0"/>
              </w:rPr>
            </w:rPrChange>
          </w:rPr>
          <w:delText>CartoService</w:delText>
        </w:r>
        <w:r w:rsidRPr="00A44348" w:rsidDel="00390560">
          <w:rPr>
            <w:color w:val="0070C0"/>
            <w:lang w:val="pt-BR"/>
            <w:rPrChange w:id="675" w:author="Ines" w:date="2022-06-09T10:14:00Z">
              <w:rPr>
                <w:color w:val="0070C0"/>
              </w:rPr>
            </w:rPrChange>
          </w:rPr>
          <w:delText xml:space="preserve"> para armazenamento em nuvem, recuperação e edição de dados cartográficos.</w:delText>
        </w:r>
      </w:del>
    </w:p>
    <w:p w14:paraId="4399AF31" w14:textId="2D362667" w:rsidR="00341B5B" w:rsidRPr="00A44348" w:rsidDel="00390560" w:rsidRDefault="00341B5B">
      <w:pPr>
        <w:widowControl/>
        <w:pBdr>
          <w:top w:val="nil"/>
          <w:left w:val="nil"/>
          <w:bottom w:val="nil"/>
          <w:right w:val="nil"/>
          <w:between w:val="nil"/>
        </w:pBdr>
        <w:spacing w:line="240" w:lineRule="auto"/>
        <w:ind w:left="708"/>
        <w:jc w:val="both"/>
        <w:rPr>
          <w:del w:id="676" w:author="Igor Santiago" w:date="2022-06-09T00:47:00Z"/>
          <w:color w:val="000000"/>
          <w:lang w:val="pt-BR"/>
          <w:rPrChange w:id="677" w:author="Ines" w:date="2022-06-09T10:14:00Z">
            <w:rPr>
              <w:del w:id="678" w:author="Igor Santiago" w:date="2022-06-09T00:47:00Z"/>
              <w:color w:val="000000"/>
            </w:rPr>
          </w:rPrChange>
        </w:rPr>
      </w:pPr>
    </w:p>
    <w:p w14:paraId="79E2D366" w14:textId="77777777" w:rsidR="00341B5B" w:rsidRPr="00A44348" w:rsidRDefault="00341B5B">
      <w:pPr>
        <w:jc w:val="both"/>
        <w:rPr>
          <w:lang w:val="pt-BR"/>
          <w:rPrChange w:id="679" w:author="Ines" w:date="2022-06-09T10:14:00Z">
            <w:rPr/>
          </w:rPrChange>
        </w:rPr>
      </w:pPr>
    </w:p>
    <w:p w14:paraId="0DD4DFC7" w14:textId="77777777" w:rsidR="00341B5B" w:rsidRDefault="003E6BDD">
      <w:pPr>
        <w:pStyle w:val="Ttulo3"/>
        <w:numPr>
          <w:ilvl w:val="2"/>
          <w:numId w:val="9"/>
        </w:numPr>
      </w:pPr>
      <w:bookmarkStart w:id="680" w:name="_Toc105669237"/>
      <w:proofErr w:type="spellStart"/>
      <w:r>
        <w:t>Missão</w:t>
      </w:r>
      <w:proofErr w:type="spellEnd"/>
      <w:r>
        <w:t xml:space="preserve"> do </w:t>
      </w:r>
      <w:proofErr w:type="spellStart"/>
      <w:r>
        <w:t>produto</w:t>
      </w:r>
      <w:bookmarkEnd w:id="680"/>
      <w:proofErr w:type="spellEnd"/>
    </w:p>
    <w:p w14:paraId="0065BEC7" w14:textId="77777777" w:rsidR="00390560" w:rsidRDefault="00390560">
      <w:pPr>
        <w:pStyle w:val="NormalWeb"/>
        <w:spacing w:before="0" w:beforeAutospacing="0" w:after="0" w:afterAutospacing="0"/>
        <w:ind w:left="708"/>
        <w:jc w:val="both"/>
        <w:rPr>
          <w:ins w:id="681" w:author="Igor Santiago" w:date="2022-06-09T00:48:00Z"/>
          <w:lang w:val="pt-BR" w:eastAsia="pt-BR"/>
        </w:rPr>
        <w:pPrChange w:id="682" w:author="Igor Santiago" w:date="2022-06-09T00:48:00Z">
          <w:pPr>
            <w:pStyle w:val="NormalWeb"/>
            <w:numPr>
              <w:numId w:val="9"/>
            </w:numPr>
            <w:spacing w:before="0" w:beforeAutospacing="0" w:after="0" w:afterAutospacing="0"/>
            <w:jc w:val="both"/>
          </w:pPr>
        </w:pPrChange>
      </w:pPr>
      <w:ins w:id="683" w:author="Igor Santiago" w:date="2022-06-09T00:48:00Z">
        <w:r w:rsidRPr="00A44348">
          <w:rPr>
            <w:color w:val="000000"/>
            <w:sz w:val="20"/>
            <w:szCs w:val="20"/>
            <w:lang w:val="pt-BR"/>
            <w:rPrChange w:id="684" w:author="Ines" w:date="2022-06-09T10:14:00Z">
              <w:rPr>
                <w:color w:val="000000"/>
                <w:sz w:val="20"/>
                <w:szCs w:val="20"/>
              </w:rPr>
            </w:rPrChange>
          </w:rPr>
          <w:t xml:space="preserve">Atualmente as filiais da Concessionária Vale do Ouro não tem um sistema único de vendas, pois acreditavam que não seria algo necessário para o processo de compra e venda de automóveis. Dessa forma, todas as vendas feitas em uma filial eram repassadas de forma manual de uma filial da concessionária para outra, tornando o processo lento, custoso e improdutivo. O nosso sistema </w:t>
        </w:r>
        <w:proofErr w:type="spellStart"/>
        <w:r w:rsidRPr="00A44348">
          <w:rPr>
            <w:color w:val="000000"/>
            <w:sz w:val="20"/>
            <w:szCs w:val="20"/>
            <w:lang w:val="pt-BR"/>
            <w:rPrChange w:id="685" w:author="Ines" w:date="2022-06-09T10:14:00Z">
              <w:rPr>
                <w:color w:val="000000"/>
                <w:sz w:val="20"/>
                <w:szCs w:val="20"/>
              </w:rPr>
            </w:rPrChange>
          </w:rPr>
          <w:t>SysSoldCar</w:t>
        </w:r>
        <w:proofErr w:type="spellEnd"/>
        <w:r w:rsidRPr="00A44348">
          <w:rPr>
            <w:color w:val="000000"/>
            <w:sz w:val="20"/>
            <w:szCs w:val="20"/>
            <w:lang w:val="pt-BR"/>
            <w:rPrChange w:id="686" w:author="Ines" w:date="2022-06-09T10:14:00Z">
              <w:rPr>
                <w:color w:val="000000"/>
                <w:sz w:val="20"/>
                <w:szCs w:val="20"/>
              </w:rPr>
            </w:rPrChange>
          </w:rPr>
          <w:t xml:space="preserve"> vem para sanar todos esses problemas enfrentados por nosso cliente, poupando tempo e recursos e também diminuindo a possibilidade de falhas humanas.</w:t>
        </w:r>
      </w:ins>
    </w:p>
    <w:p w14:paraId="3A99822D" w14:textId="4D243082" w:rsidR="00341B5B" w:rsidRPr="00A44348" w:rsidDel="00390560" w:rsidRDefault="003E6BDD">
      <w:pPr>
        <w:widowControl/>
        <w:pBdr>
          <w:top w:val="nil"/>
          <w:left w:val="nil"/>
          <w:bottom w:val="nil"/>
          <w:right w:val="nil"/>
          <w:between w:val="nil"/>
        </w:pBdr>
        <w:spacing w:line="240" w:lineRule="auto"/>
        <w:ind w:left="708"/>
        <w:jc w:val="both"/>
        <w:rPr>
          <w:del w:id="687" w:author="Igor Santiago" w:date="2022-06-09T00:48:00Z"/>
          <w:color w:val="000000"/>
          <w:lang w:val="pt-BR"/>
          <w:rPrChange w:id="688" w:author="Ines" w:date="2022-06-09T10:14:00Z">
            <w:rPr>
              <w:del w:id="689" w:author="Igor Santiago" w:date="2022-06-09T00:48:00Z"/>
              <w:color w:val="000000"/>
            </w:rPr>
          </w:rPrChange>
        </w:rPr>
      </w:pPr>
      <w:del w:id="690" w:author="Igor Santiago" w:date="2022-06-09T00:48:00Z">
        <w:r w:rsidRPr="00A44348" w:rsidDel="00390560">
          <w:rPr>
            <w:color w:val="000000"/>
            <w:lang w:val="pt-BR"/>
            <w:rPrChange w:id="691" w:author="Ines" w:date="2022-06-09T10:14:00Z">
              <w:rPr>
                <w:color w:val="000000"/>
              </w:rPr>
            </w:rPrChange>
          </w:rPr>
          <w:delText xml:space="preserve">Descreve-se aqui quais problemas observados pelo cliente em seu negócio os produtos listados acima têm por objetivo resolver. É importante enunciar missões que possam ser aferidas de alguma maneira, permitindo ao cliente ou à equipe de desenvolvimento mensurar o retorno do investimento (Key Performance Index – KPI). </w:delText>
        </w:r>
      </w:del>
    </w:p>
    <w:p w14:paraId="2E23CA9F" w14:textId="77777777" w:rsidR="00341B5B" w:rsidRPr="00A44348" w:rsidDel="00390560" w:rsidRDefault="00341B5B">
      <w:pPr>
        <w:widowControl/>
        <w:pBdr>
          <w:top w:val="nil"/>
          <w:left w:val="nil"/>
          <w:bottom w:val="nil"/>
          <w:right w:val="nil"/>
          <w:between w:val="nil"/>
        </w:pBdr>
        <w:spacing w:line="240" w:lineRule="auto"/>
        <w:ind w:left="708"/>
        <w:jc w:val="both"/>
        <w:rPr>
          <w:del w:id="692" w:author="Igor Santiago" w:date="2022-06-09T00:48:00Z"/>
          <w:color w:val="000000"/>
          <w:lang w:val="pt-BR"/>
          <w:rPrChange w:id="693" w:author="Ines" w:date="2022-06-09T10:14:00Z">
            <w:rPr>
              <w:del w:id="694" w:author="Igor Santiago" w:date="2022-06-09T00:48:00Z"/>
              <w:color w:val="000000"/>
            </w:rPr>
          </w:rPrChange>
        </w:rPr>
      </w:pPr>
    </w:p>
    <w:p w14:paraId="2E20FA2C" w14:textId="4079CBD9" w:rsidR="00341B5B" w:rsidRPr="00A44348" w:rsidDel="00390560" w:rsidRDefault="003E6BDD">
      <w:pPr>
        <w:widowControl/>
        <w:pBdr>
          <w:top w:val="nil"/>
          <w:left w:val="nil"/>
          <w:bottom w:val="nil"/>
          <w:right w:val="nil"/>
          <w:between w:val="nil"/>
        </w:pBdr>
        <w:spacing w:line="240" w:lineRule="auto"/>
        <w:ind w:left="708"/>
        <w:jc w:val="both"/>
        <w:rPr>
          <w:del w:id="695" w:author="Igor Santiago" w:date="2022-06-09T00:48:00Z"/>
          <w:color w:val="0070C0"/>
          <w:lang w:val="pt-BR"/>
          <w:rPrChange w:id="696" w:author="Ines" w:date="2022-06-09T10:14:00Z">
            <w:rPr>
              <w:del w:id="697" w:author="Igor Santiago" w:date="2022-06-09T00:48:00Z"/>
              <w:color w:val="0070C0"/>
            </w:rPr>
          </w:rPrChange>
        </w:rPr>
      </w:pPr>
      <w:del w:id="698" w:author="Igor Santiago" w:date="2022-06-09T00:48:00Z">
        <w:r w:rsidRPr="00A44348" w:rsidDel="00390560">
          <w:rPr>
            <w:color w:val="0070C0"/>
            <w:lang w:val="pt-BR"/>
            <w:rPrChange w:id="699" w:author="Ines" w:date="2022-06-09T10:14:00Z">
              <w:rPr>
                <w:color w:val="0070C0"/>
              </w:rPr>
            </w:rPrChange>
          </w:rPr>
          <w:delText xml:space="preserve">De preferência, usar um único parágrafo que sintetize a missão a ser desempenhada pelo produto, esclarecendo, que valores o produto deverá agregar para o cliente e os usuários. </w:delText>
        </w:r>
      </w:del>
    </w:p>
    <w:p w14:paraId="422A3D9B" w14:textId="1B8E2AB6" w:rsidR="00341B5B" w:rsidRPr="00A44348" w:rsidDel="00390560" w:rsidRDefault="00341B5B">
      <w:pPr>
        <w:widowControl/>
        <w:pBdr>
          <w:top w:val="nil"/>
          <w:left w:val="nil"/>
          <w:bottom w:val="nil"/>
          <w:right w:val="nil"/>
          <w:between w:val="nil"/>
        </w:pBdr>
        <w:spacing w:line="240" w:lineRule="auto"/>
        <w:ind w:left="708"/>
        <w:jc w:val="both"/>
        <w:rPr>
          <w:del w:id="700" w:author="Igor Santiago" w:date="2022-06-09T00:48:00Z"/>
          <w:color w:val="0070C0"/>
          <w:lang w:val="pt-BR"/>
          <w:rPrChange w:id="701" w:author="Ines" w:date="2022-06-09T10:14:00Z">
            <w:rPr>
              <w:del w:id="702" w:author="Igor Santiago" w:date="2022-06-09T00:48:00Z"/>
              <w:color w:val="0070C0"/>
            </w:rPr>
          </w:rPrChange>
        </w:rPr>
      </w:pPr>
    </w:p>
    <w:p w14:paraId="698A320E" w14:textId="5781CDE5" w:rsidR="00341B5B" w:rsidRPr="00A44348" w:rsidDel="00390560" w:rsidRDefault="003E6BDD">
      <w:pPr>
        <w:widowControl/>
        <w:pBdr>
          <w:top w:val="nil"/>
          <w:left w:val="nil"/>
          <w:bottom w:val="nil"/>
          <w:right w:val="nil"/>
          <w:between w:val="nil"/>
        </w:pBdr>
        <w:spacing w:line="240" w:lineRule="auto"/>
        <w:ind w:left="708"/>
        <w:jc w:val="both"/>
        <w:rPr>
          <w:del w:id="703" w:author="Igor Santiago" w:date="2022-06-09T00:48:00Z"/>
          <w:color w:val="0070C0"/>
          <w:lang w:val="pt-BR"/>
          <w:rPrChange w:id="704" w:author="Ines" w:date="2022-06-09T10:14:00Z">
            <w:rPr>
              <w:del w:id="705" w:author="Igor Santiago" w:date="2022-06-09T00:48:00Z"/>
              <w:color w:val="0070C0"/>
            </w:rPr>
          </w:rPrChange>
        </w:rPr>
      </w:pPr>
      <w:del w:id="706" w:author="Igor Santiago" w:date="2022-06-09T00:48:00Z">
        <w:r w:rsidRPr="00A44348" w:rsidDel="00390560">
          <w:rPr>
            <w:color w:val="0070C0"/>
            <w:lang w:val="pt-BR"/>
            <w:rPrChange w:id="707" w:author="Ines" w:date="2022-06-09T10:14:00Z">
              <w:rPr>
                <w:color w:val="0070C0"/>
              </w:rPr>
            </w:rPrChange>
          </w:rPr>
          <w:delText>Por exemplo:</w:delText>
        </w:r>
      </w:del>
    </w:p>
    <w:p w14:paraId="75AF3F9D" w14:textId="5E683922" w:rsidR="00341B5B" w:rsidRPr="00A44348" w:rsidDel="00390560" w:rsidRDefault="003E6BDD">
      <w:pPr>
        <w:widowControl/>
        <w:pBdr>
          <w:top w:val="nil"/>
          <w:left w:val="nil"/>
          <w:bottom w:val="nil"/>
          <w:right w:val="nil"/>
          <w:between w:val="nil"/>
        </w:pBdr>
        <w:spacing w:line="240" w:lineRule="auto"/>
        <w:ind w:left="708"/>
        <w:jc w:val="both"/>
        <w:rPr>
          <w:del w:id="708" w:author="Igor Santiago" w:date="2022-06-09T00:48:00Z"/>
          <w:color w:val="0070C0"/>
          <w:lang w:val="pt-BR"/>
          <w:rPrChange w:id="709" w:author="Ines" w:date="2022-06-09T10:14:00Z">
            <w:rPr>
              <w:del w:id="710" w:author="Igor Santiago" w:date="2022-06-09T00:48:00Z"/>
              <w:color w:val="0070C0"/>
            </w:rPr>
          </w:rPrChange>
        </w:rPr>
      </w:pPr>
      <w:del w:id="711" w:author="Igor Santiago" w:date="2022-06-09T00:48:00Z">
        <w:r w:rsidRPr="00A44348" w:rsidDel="00390560">
          <w:rPr>
            <w:color w:val="0070C0"/>
            <w:lang w:val="pt-BR"/>
            <w:rPrChange w:id="712" w:author="Ines" w:date="2022-06-09T10:14:00Z">
              <w:rPr>
                <w:color w:val="0070C0"/>
              </w:rPr>
            </w:rPrChange>
          </w:rPr>
          <w:delText xml:space="preserve">Atualmente, os dados cartográficos coletados de forma manual, por meio de anotações a mão livre em cadernetas de campo e em croquis de mapas sobre papel quadriculado. Fotos e dados GPS são armazenados em campo são armazenados de forma dispersa em diferentes dispositivos de coleta. Desta maneira, ao retornar dos trabalhos de campo, as equipes consomem muito tempo para transcrever e integrar todos esses dados. Infelizmente, o trabalho manual muitas vezes resulta em falhas e perdas de dados. Por isso, este produto tem por objetivo a redução de tempo de coleta de dados cartográficos, a automação do processo de levantamento de dados, a integração dos dados coletados em um único equipamento de campo e, a posterior integração em um único repositório em nuvem, além de reduzir a perda de dados cartográfico coletados em campo. Destas maneiras, esse produto visa a redução dos custos associados ao levantamento de dados cartográficos em campo e a eliminação de falhas atualmente presente nesse processo.  </w:delText>
        </w:r>
      </w:del>
    </w:p>
    <w:p w14:paraId="5F2865E4" w14:textId="77777777" w:rsidR="00341B5B" w:rsidRPr="00A44348" w:rsidRDefault="00341B5B">
      <w:pPr>
        <w:jc w:val="both"/>
        <w:rPr>
          <w:i/>
          <w:color w:val="0070C0"/>
          <w:lang w:val="pt-BR"/>
          <w:rPrChange w:id="713" w:author="Ines" w:date="2022-06-09T10:14:00Z">
            <w:rPr>
              <w:i/>
              <w:color w:val="0070C0"/>
            </w:rPr>
          </w:rPrChange>
        </w:rPr>
      </w:pPr>
    </w:p>
    <w:p w14:paraId="2BD9BF69" w14:textId="77777777" w:rsidR="00341B5B" w:rsidRDefault="003E6BDD">
      <w:pPr>
        <w:pStyle w:val="Ttulo3"/>
        <w:numPr>
          <w:ilvl w:val="2"/>
          <w:numId w:val="9"/>
        </w:numPr>
      </w:pPr>
      <w:bookmarkStart w:id="714" w:name="_Toc105669238"/>
      <w:proofErr w:type="spellStart"/>
      <w:r>
        <w:t>Limites</w:t>
      </w:r>
      <w:proofErr w:type="spellEnd"/>
      <w:r>
        <w:t xml:space="preserve"> do </w:t>
      </w:r>
      <w:proofErr w:type="spellStart"/>
      <w:r>
        <w:t>produto</w:t>
      </w:r>
      <w:bookmarkEnd w:id="714"/>
      <w:proofErr w:type="spellEnd"/>
    </w:p>
    <w:p w14:paraId="7DF25C31" w14:textId="77777777" w:rsidR="00390560" w:rsidRDefault="00390560" w:rsidP="00390560">
      <w:pPr>
        <w:pStyle w:val="NormalWeb"/>
        <w:spacing w:before="0" w:beforeAutospacing="0" w:after="0" w:afterAutospacing="0"/>
        <w:ind w:left="708"/>
        <w:jc w:val="both"/>
        <w:rPr>
          <w:ins w:id="715" w:author="Igor Santiago" w:date="2022-06-09T00:48:00Z"/>
          <w:lang w:val="pt-BR" w:eastAsia="pt-BR"/>
        </w:rPr>
      </w:pPr>
      <w:ins w:id="716" w:author="Igor Santiago" w:date="2022-06-09T00:48:00Z">
        <w:r w:rsidRPr="00A44348">
          <w:rPr>
            <w:color w:val="000000"/>
            <w:sz w:val="20"/>
            <w:szCs w:val="20"/>
            <w:lang w:val="pt-BR"/>
            <w:rPrChange w:id="717" w:author="Ines" w:date="2022-06-09T10:14:00Z">
              <w:rPr>
                <w:color w:val="000000"/>
                <w:sz w:val="20"/>
                <w:szCs w:val="20"/>
              </w:rPr>
            </w:rPrChange>
          </w:rPr>
          <w:t>O produto terá algumas limitações como:</w:t>
        </w:r>
      </w:ins>
    </w:p>
    <w:p w14:paraId="57F71EA1" w14:textId="54FFB35D" w:rsidR="00390560" w:rsidRPr="00A44348" w:rsidRDefault="00390560" w:rsidP="00390560">
      <w:pPr>
        <w:pStyle w:val="NormalWeb"/>
        <w:numPr>
          <w:ilvl w:val="0"/>
          <w:numId w:val="27"/>
        </w:numPr>
        <w:spacing w:before="0" w:beforeAutospacing="0" w:after="0" w:afterAutospacing="0"/>
        <w:jc w:val="both"/>
        <w:textAlignment w:val="baseline"/>
        <w:rPr>
          <w:ins w:id="718" w:author="Igor Santiago" w:date="2022-06-09T00:53:00Z"/>
          <w:color w:val="000000"/>
          <w:sz w:val="20"/>
          <w:szCs w:val="20"/>
          <w:lang w:val="pt-BR"/>
          <w:rPrChange w:id="719" w:author="Ines" w:date="2022-06-09T10:14:00Z">
            <w:rPr>
              <w:ins w:id="720" w:author="Igor Santiago" w:date="2022-06-09T00:53:00Z"/>
              <w:color w:val="000000"/>
              <w:sz w:val="20"/>
              <w:szCs w:val="20"/>
            </w:rPr>
          </w:rPrChange>
        </w:rPr>
      </w:pPr>
      <w:ins w:id="721" w:author="Igor Santiago" w:date="2022-06-09T00:48:00Z">
        <w:r w:rsidRPr="00A44348">
          <w:rPr>
            <w:color w:val="000000"/>
            <w:sz w:val="20"/>
            <w:szCs w:val="20"/>
            <w:lang w:val="pt-BR"/>
            <w:rPrChange w:id="722" w:author="Ines" w:date="2022-06-09T10:14:00Z">
              <w:rPr>
                <w:color w:val="000000"/>
                <w:sz w:val="20"/>
                <w:szCs w:val="20"/>
              </w:rPr>
            </w:rPrChange>
          </w:rPr>
          <w:t>Não será possível fazer pagamentos pela plataforma.</w:t>
        </w:r>
      </w:ins>
    </w:p>
    <w:p w14:paraId="7090EC1F" w14:textId="77777777" w:rsidR="00390560" w:rsidRPr="00A44348" w:rsidRDefault="00390560">
      <w:pPr>
        <w:pStyle w:val="NormalWeb"/>
        <w:spacing w:before="0" w:beforeAutospacing="0" w:after="0" w:afterAutospacing="0"/>
        <w:ind w:left="1428"/>
        <w:jc w:val="both"/>
        <w:textAlignment w:val="baseline"/>
        <w:rPr>
          <w:ins w:id="723" w:author="Igor Santiago" w:date="2022-06-09T00:48:00Z"/>
          <w:color w:val="000000"/>
          <w:sz w:val="20"/>
          <w:szCs w:val="20"/>
          <w:lang w:val="pt-BR"/>
          <w:rPrChange w:id="724" w:author="Ines" w:date="2022-06-09T10:14:00Z">
            <w:rPr>
              <w:ins w:id="725" w:author="Igor Santiago" w:date="2022-06-09T00:48:00Z"/>
              <w:color w:val="000000"/>
              <w:sz w:val="20"/>
              <w:szCs w:val="20"/>
            </w:rPr>
          </w:rPrChange>
        </w:rPr>
        <w:pPrChange w:id="726" w:author="Igor Santiago" w:date="2022-06-09T00:53:00Z">
          <w:pPr>
            <w:pStyle w:val="NormalWeb"/>
            <w:spacing w:before="0" w:beforeAutospacing="0" w:after="0" w:afterAutospacing="0"/>
            <w:jc w:val="both"/>
            <w:textAlignment w:val="baseline"/>
          </w:pPr>
        </w:pPrChange>
      </w:pPr>
    </w:p>
    <w:p w14:paraId="5A482903" w14:textId="63C13CA3" w:rsidR="00390560" w:rsidRPr="00A44348" w:rsidRDefault="00390560" w:rsidP="00390560">
      <w:pPr>
        <w:pStyle w:val="NormalWeb"/>
        <w:numPr>
          <w:ilvl w:val="0"/>
          <w:numId w:val="27"/>
        </w:numPr>
        <w:spacing w:before="0" w:beforeAutospacing="0" w:after="0" w:afterAutospacing="0"/>
        <w:jc w:val="both"/>
        <w:textAlignment w:val="baseline"/>
        <w:rPr>
          <w:ins w:id="727" w:author="Igor Santiago" w:date="2022-06-09T00:53:00Z"/>
          <w:color w:val="000000"/>
          <w:sz w:val="20"/>
          <w:szCs w:val="20"/>
          <w:lang w:val="pt-BR"/>
          <w:rPrChange w:id="728" w:author="Ines" w:date="2022-06-09T10:14:00Z">
            <w:rPr>
              <w:ins w:id="729" w:author="Igor Santiago" w:date="2022-06-09T00:53:00Z"/>
            </w:rPr>
          </w:rPrChange>
        </w:rPr>
      </w:pPr>
      <w:ins w:id="730" w:author="Igor Santiago" w:date="2022-06-09T00:53:00Z">
        <w:r w:rsidRPr="00A44348">
          <w:rPr>
            <w:color w:val="000000"/>
            <w:sz w:val="20"/>
            <w:szCs w:val="20"/>
            <w:lang w:val="pt-BR"/>
            <w:rPrChange w:id="731" w:author="Ines" w:date="2022-06-09T10:14:00Z">
              <w:rPr>
                <w:color w:val="000000"/>
                <w:sz w:val="20"/>
                <w:szCs w:val="20"/>
              </w:rPr>
            </w:rPrChange>
          </w:rPr>
          <w:t xml:space="preserve">O </w:t>
        </w:r>
      </w:ins>
      <w:ins w:id="732" w:author="Igor Santiago" w:date="2022-06-09T00:48:00Z">
        <w:r w:rsidRPr="00A44348">
          <w:rPr>
            <w:color w:val="000000"/>
            <w:sz w:val="20"/>
            <w:szCs w:val="20"/>
            <w:lang w:val="pt-BR"/>
            <w:rPrChange w:id="733" w:author="Ines" w:date="2022-06-09T10:14:00Z">
              <w:rPr>
                <w:color w:val="000000"/>
                <w:sz w:val="20"/>
                <w:szCs w:val="20"/>
              </w:rPr>
            </w:rPrChange>
          </w:rPr>
          <w:t>aplicativo desktop não terá armazenamento em nuvem para compartilhar os dados com as outras</w:t>
        </w:r>
      </w:ins>
      <w:ins w:id="734" w:author="Igor Santiago" w:date="2022-06-09T00:52:00Z">
        <w:r w:rsidRPr="00A44348">
          <w:rPr>
            <w:color w:val="000000"/>
            <w:sz w:val="20"/>
            <w:szCs w:val="20"/>
            <w:lang w:val="pt-BR"/>
            <w:rPrChange w:id="735" w:author="Ines" w:date="2022-06-09T10:14:00Z">
              <w:rPr>
                <w:color w:val="000000"/>
                <w:sz w:val="20"/>
                <w:szCs w:val="20"/>
              </w:rPr>
            </w:rPrChange>
          </w:rPr>
          <w:t xml:space="preserve"> </w:t>
        </w:r>
      </w:ins>
      <w:ins w:id="736" w:author="Igor Santiago" w:date="2022-06-09T00:48:00Z">
        <w:r w:rsidRPr="00A44348">
          <w:rPr>
            <w:color w:val="000000"/>
            <w:sz w:val="20"/>
            <w:szCs w:val="20"/>
            <w:lang w:val="pt-BR"/>
            <w:rPrChange w:id="737" w:author="Ines" w:date="2022-06-09T10:14:00Z">
              <w:rPr>
                <w:color w:val="000000"/>
                <w:sz w:val="20"/>
                <w:szCs w:val="20"/>
              </w:rPr>
            </w:rPrChange>
          </w:rPr>
          <w:t>concessionárias. Dessa forma é preciso sempre atualizar os dados de todas as transferências entre filiais.</w:t>
        </w:r>
      </w:ins>
    </w:p>
    <w:p w14:paraId="7FE04872" w14:textId="77777777" w:rsidR="00390560" w:rsidRPr="00A44348" w:rsidRDefault="00390560">
      <w:pPr>
        <w:pStyle w:val="NormalWeb"/>
        <w:spacing w:before="0" w:beforeAutospacing="0" w:after="0" w:afterAutospacing="0"/>
        <w:ind w:left="1428"/>
        <w:jc w:val="both"/>
        <w:textAlignment w:val="baseline"/>
        <w:rPr>
          <w:ins w:id="738" w:author="Igor Santiago" w:date="2022-06-09T00:52:00Z"/>
          <w:color w:val="000000"/>
          <w:sz w:val="20"/>
          <w:szCs w:val="20"/>
          <w:lang w:val="pt-BR"/>
          <w:rPrChange w:id="739" w:author="Ines" w:date="2022-06-09T10:14:00Z">
            <w:rPr>
              <w:ins w:id="740" w:author="Igor Santiago" w:date="2022-06-09T00:52:00Z"/>
              <w:color w:val="000000"/>
              <w:sz w:val="20"/>
              <w:szCs w:val="20"/>
            </w:rPr>
          </w:rPrChange>
        </w:rPr>
        <w:pPrChange w:id="741" w:author="Igor Santiago" w:date="2022-06-09T00:53:00Z">
          <w:pPr>
            <w:pStyle w:val="NormalWeb"/>
            <w:spacing w:before="0" w:beforeAutospacing="0" w:after="0" w:afterAutospacing="0"/>
            <w:ind w:left="1068"/>
            <w:jc w:val="both"/>
            <w:textAlignment w:val="baseline"/>
          </w:pPr>
        </w:pPrChange>
      </w:pPr>
    </w:p>
    <w:p w14:paraId="64123C9B" w14:textId="7DC58161" w:rsidR="00390560" w:rsidRPr="00A44348" w:rsidRDefault="00390560" w:rsidP="00390560">
      <w:pPr>
        <w:pStyle w:val="NormalWeb"/>
        <w:numPr>
          <w:ilvl w:val="0"/>
          <w:numId w:val="27"/>
        </w:numPr>
        <w:spacing w:before="0" w:beforeAutospacing="0" w:after="0" w:afterAutospacing="0"/>
        <w:jc w:val="both"/>
        <w:textAlignment w:val="baseline"/>
        <w:rPr>
          <w:ins w:id="742" w:author="Igor Santiago" w:date="2022-06-09T00:53:00Z"/>
          <w:color w:val="000000"/>
          <w:sz w:val="20"/>
          <w:szCs w:val="20"/>
          <w:lang w:val="pt-BR"/>
          <w:rPrChange w:id="743" w:author="Ines" w:date="2022-06-09T10:14:00Z">
            <w:rPr>
              <w:ins w:id="744" w:author="Igor Santiago" w:date="2022-06-09T00:53:00Z"/>
              <w:color w:val="000000"/>
              <w:sz w:val="20"/>
              <w:szCs w:val="20"/>
            </w:rPr>
          </w:rPrChange>
        </w:rPr>
      </w:pPr>
      <w:ins w:id="745" w:author="Igor Santiago" w:date="2022-06-09T00:48:00Z">
        <w:r w:rsidRPr="00A44348">
          <w:rPr>
            <w:color w:val="000000"/>
            <w:sz w:val="20"/>
            <w:szCs w:val="20"/>
            <w:lang w:val="pt-BR"/>
            <w:rPrChange w:id="746" w:author="Ines" w:date="2022-06-09T10:14:00Z">
              <w:rPr>
                <w:color w:val="000000"/>
                <w:sz w:val="20"/>
                <w:szCs w:val="20"/>
              </w:rPr>
            </w:rPrChange>
          </w:rPr>
          <w:t>Não será possível gerar relatórios diários e semanais, devido ao baixo número de vendas o programa só</w:t>
        </w:r>
      </w:ins>
      <w:ins w:id="747" w:author="Igor Santiago" w:date="2022-06-09T00:52:00Z">
        <w:r w:rsidRPr="00A44348">
          <w:rPr>
            <w:color w:val="000000"/>
            <w:sz w:val="20"/>
            <w:szCs w:val="20"/>
            <w:lang w:val="pt-BR"/>
            <w:rPrChange w:id="748" w:author="Ines" w:date="2022-06-09T10:14:00Z">
              <w:rPr>
                <w:color w:val="000000"/>
                <w:sz w:val="20"/>
                <w:szCs w:val="20"/>
              </w:rPr>
            </w:rPrChange>
          </w:rPr>
          <w:t xml:space="preserve"> </w:t>
        </w:r>
      </w:ins>
      <w:ins w:id="749" w:author="Igor Santiago" w:date="2022-06-09T00:48:00Z">
        <w:r w:rsidRPr="00A44348">
          <w:rPr>
            <w:color w:val="000000"/>
            <w:sz w:val="20"/>
            <w:szCs w:val="20"/>
            <w:lang w:val="pt-BR"/>
            <w:rPrChange w:id="750" w:author="Ines" w:date="2022-06-09T10:14:00Z">
              <w:rPr>
                <w:color w:val="000000"/>
                <w:sz w:val="20"/>
                <w:szCs w:val="20"/>
              </w:rPr>
            </w:rPrChange>
          </w:rPr>
          <w:t>será capaz de relatórios mensais e anuais, para diminuição de custo do sistema.</w:t>
        </w:r>
      </w:ins>
    </w:p>
    <w:p w14:paraId="1D016B17" w14:textId="77777777" w:rsidR="00390560" w:rsidRPr="00A44348" w:rsidRDefault="00390560">
      <w:pPr>
        <w:pStyle w:val="NormalWeb"/>
        <w:spacing w:before="0" w:beforeAutospacing="0" w:after="0" w:afterAutospacing="0"/>
        <w:ind w:left="1428"/>
        <w:jc w:val="both"/>
        <w:textAlignment w:val="baseline"/>
        <w:rPr>
          <w:ins w:id="751" w:author="Igor Santiago" w:date="2022-06-09T00:49:00Z"/>
          <w:color w:val="000000"/>
          <w:sz w:val="20"/>
          <w:szCs w:val="20"/>
          <w:lang w:val="pt-BR"/>
          <w:rPrChange w:id="752" w:author="Ines" w:date="2022-06-09T10:14:00Z">
            <w:rPr>
              <w:ins w:id="753" w:author="Igor Santiago" w:date="2022-06-09T00:49:00Z"/>
              <w:color w:val="000000"/>
              <w:sz w:val="20"/>
              <w:szCs w:val="20"/>
            </w:rPr>
          </w:rPrChange>
        </w:rPr>
        <w:pPrChange w:id="754" w:author="Igor Santiago" w:date="2022-06-09T00:53:00Z">
          <w:pPr>
            <w:pStyle w:val="NormalWeb"/>
            <w:spacing w:before="0" w:beforeAutospacing="0" w:after="0" w:afterAutospacing="0"/>
            <w:jc w:val="both"/>
            <w:textAlignment w:val="baseline"/>
          </w:pPr>
        </w:pPrChange>
      </w:pPr>
    </w:p>
    <w:p w14:paraId="0E48395E" w14:textId="39EA141C" w:rsidR="00390560" w:rsidRPr="00A44348" w:rsidRDefault="00390560">
      <w:pPr>
        <w:pStyle w:val="NormalWeb"/>
        <w:numPr>
          <w:ilvl w:val="0"/>
          <w:numId w:val="27"/>
        </w:numPr>
        <w:spacing w:before="0" w:beforeAutospacing="0" w:after="0" w:afterAutospacing="0"/>
        <w:jc w:val="both"/>
        <w:textAlignment w:val="baseline"/>
        <w:rPr>
          <w:ins w:id="755" w:author="Igor Santiago" w:date="2022-06-09T00:48:00Z"/>
          <w:color w:val="000000"/>
          <w:sz w:val="20"/>
          <w:szCs w:val="20"/>
          <w:lang w:val="pt-BR"/>
          <w:rPrChange w:id="756" w:author="Ines" w:date="2022-06-09T10:14:00Z">
            <w:rPr>
              <w:ins w:id="757" w:author="Igor Santiago" w:date="2022-06-09T00:48:00Z"/>
              <w:color w:val="000000"/>
              <w:sz w:val="20"/>
              <w:szCs w:val="20"/>
            </w:rPr>
          </w:rPrChange>
        </w:rPr>
        <w:pPrChange w:id="758" w:author="Igor Santiago" w:date="2022-06-09T00:52:00Z">
          <w:pPr>
            <w:pStyle w:val="NormalWeb"/>
            <w:numPr>
              <w:numId w:val="9"/>
            </w:numPr>
            <w:spacing w:before="0" w:beforeAutospacing="0" w:after="0" w:afterAutospacing="0"/>
            <w:jc w:val="both"/>
            <w:textAlignment w:val="baseline"/>
          </w:pPr>
        </w:pPrChange>
      </w:pPr>
      <w:ins w:id="759" w:author="Igor Santiago" w:date="2022-06-09T00:48:00Z">
        <w:r w:rsidRPr="00A44348">
          <w:rPr>
            <w:color w:val="000000"/>
            <w:sz w:val="20"/>
            <w:szCs w:val="20"/>
            <w:lang w:val="pt-BR"/>
            <w:rPrChange w:id="760" w:author="Ines" w:date="2022-06-09T10:14:00Z">
              <w:rPr>
                <w:color w:val="000000"/>
                <w:sz w:val="20"/>
                <w:szCs w:val="20"/>
              </w:rPr>
            </w:rPrChange>
          </w:rPr>
          <w:t>Não terá os dados dos clientes cadastrados, somente das concessionárias filiais, dessa forma, para cadastramento de vendas para clientes novos e antigos, será necessário adicionar todos os dados por transações, isso para garantir que caso tenha alguma alteração na vida pessoal do cliente, está de acordo com o momento da compra.</w:t>
        </w:r>
      </w:ins>
    </w:p>
    <w:p w14:paraId="5B90E1FB" w14:textId="61B513D2" w:rsidR="00341B5B" w:rsidDel="00390560" w:rsidRDefault="003E6BDD">
      <w:pPr>
        <w:widowControl/>
        <w:pBdr>
          <w:top w:val="nil"/>
          <w:left w:val="nil"/>
          <w:bottom w:val="nil"/>
          <w:right w:val="nil"/>
          <w:between w:val="nil"/>
        </w:pBdr>
        <w:spacing w:line="240" w:lineRule="auto"/>
        <w:ind w:left="708"/>
        <w:jc w:val="both"/>
        <w:rPr>
          <w:del w:id="761" w:author="Igor Santiago" w:date="2022-06-09T00:48:00Z"/>
          <w:color w:val="000000"/>
        </w:rPr>
      </w:pPr>
      <w:del w:id="762" w:author="Igor Santiago" w:date="2022-06-09T00:48:00Z">
        <w:r w:rsidDel="00390560">
          <w:rPr>
            <w:color w:val="000000"/>
          </w:rPr>
          <w:delText>Descreve-se aqui o que o produto não fará</w:delText>
        </w:r>
        <w:bookmarkStart w:id="763" w:name="_Toc105669239"/>
        <w:bookmarkEnd w:id="763"/>
      </w:del>
    </w:p>
    <w:p w14:paraId="603A34EC" w14:textId="7AC64F01" w:rsidR="00341B5B" w:rsidDel="00390560" w:rsidRDefault="00341B5B">
      <w:pPr>
        <w:widowControl/>
        <w:pBdr>
          <w:top w:val="nil"/>
          <w:left w:val="nil"/>
          <w:bottom w:val="nil"/>
          <w:right w:val="nil"/>
          <w:between w:val="nil"/>
        </w:pBdr>
        <w:tabs>
          <w:tab w:val="right" w:pos="9922"/>
        </w:tabs>
        <w:spacing w:line="240" w:lineRule="auto"/>
        <w:rPr>
          <w:del w:id="764" w:author="Igor Santiago" w:date="2022-06-09T00:48:00Z"/>
          <w:b/>
          <w:color w:val="0070C0"/>
          <w:sz w:val="22"/>
          <w:szCs w:val="22"/>
        </w:rPr>
      </w:pPr>
      <w:bookmarkStart w:id="765" w:name="_Toc105669240"/>
      <w:bookmarkEnd w:id="765"/>
    </w:p>
    <w:p w14:paraId="340D1A4D" w14:textId="20948D02" w:rsidR="00341B5B" w:rsidDel="00390560" w:rsidRDefault="003E6BDD">
      <w:pPr>
        <w:widowControl/>
        <w:pBdr>
          <w:top w:val="nil"/>
          <w:left w:val="nil"/>
          <w:bottom w:val="nil"/>
          <w:right w:val="nil"/>
          <w:between w:val="nil"/>
        </w:pBdr>
        <w:spacing w:line="240" w:lineRule="auto"/>
        <w:ind w:left="708"/>
        <w:jc w:val="both"/>
        <w:rPr>
          <w:del w:id="766" w:author="Igor Santiago" w:date="2022-06-09T00:48:00Z"/>
          <w:color w:val="0070C0"/>
        </w:rPr>
      </w:pPr>
      <w:del w:id="767" w:author="Igor Santiago" w:date="2022-06-09T00:48:00Z">
        <w:r w:rsidDel="00390560">
          <w:rPr>
            <w:color w:val="0070C0"/>
          </w:rPr>
          <w:delText>O principal objetivo é evitar falsas expectativas por parte do cliente e usuários e explicitar requisitos adiados.</w:delText>
        </w:r>
        <w:bookmarkStart w:id="768" w:name="_Toc105669241"/>
        <w:bookmarkEnd w:id="768"/>
      </w:del>
    </w:p>
    <w:p w14:paraId="75B6CA45" w14:textId="77777777" w:rsidR="00341B5B" w:rsidRDefault="003E6BDD">
      <w:pPr>
        <w:pStyle w:val="Ttulo3"/>
        <w:numPr>
          <w:ilvl w:val="2"/>
          <w:numId w:val="9"/>
        </w:numPr>
      </w:pPr>
      <w:bookmarkStart w:id="769" w:name="_Toc105669242"/>
      <w:proofErr w:type="spellStart"/>
      <w:r>
        <w:t>Benefícios</w:t>
      </w:r>
      <w:proofErr w:type="spellEnd"/>
      <w:r>
        <w:t xml:space="preserve"> do </w:t>
      </w:r>
      <w:proofErr w:type="spellStart"/>
      <w:r>
        <w:t>produto</w:t>
      </w:r>
      <w:bookmarkEnd w:id="769"/>
      <w:proofErr w:type="spellEnd"/>
    </w:p>
    <w:p w14:paraId="5890C152" w14:textId="77777777" w:rsidR="00390560" w:rsidRDefault="00390560" w:rsidP="00390560">
      <w:pPr>
        <w:pStyle w:val="NormalWeb"/>
        <w:spacing w:before="0" w:beforeAutospacing="0" w:after="0" w:afterAutospacing="0"/>
        <w:ind w:left="708"/>
        <w:jc w:val="both"/>
        <w:rPr>
          <w:ins w:id="770" w:author="Igor Santiago" w:date="2022-06-09T00:49:00Z"/>
          <w:lang w:val="pt-BR" w:eastAsia="pt-BR"/>
        </w:rPr>
      </w:pPr>
      <w:ins w:id="771" w:author="Igor Santiago" w:date="2022-06-09T00:49:00Z">
        <w:r w:rsidRPr="00A44348">
          <w:rPr>
            <w:color w:val="000000"/>
            <w:sz w:val="20"/>
            <w:szCs w:val="20"/>
            <w:lang w:val="pt-BR"/>
            <w:rPrChange w:id="772" w:author="Ines" w:date="2022-06-09T10:14:00Z">
              <w:rPr>
                <w:color w:val="000000"/>
                <w:sz w:val="20"/>
                <w:szCs w:val="20"/>
              </w:rPr>
            </w:rPrChange>
          </w:rPr>
          <w:t>Usando o produto, os vendedores podem:</w:t>
        </w:r>
      </w:ins>
    </w:p>
    <w:p w14:paraId="44553EE8" w14:textId="77777777" w:rsidR="00390560" w:rsidRPr="00A44348" w:rsidRDefault="00390560">
      <w:pPr>
        <w:pStyle w:val="NormalWeb"/>
        <w:numPr>
          <w:ilvl w:val="0"/>
          <w:numId w:val="23"/>
        </w:numPr>
        <w:spacing w:before="0" w:beforeAutospacing="0" w:after="0" w:afterAutospacing="0"/>
        <w:jc w:val="both"/>
        <w:textAlignment w:val="baseline"/>
        <w:rPr>
          <w:ins w:id="773" w:author="Igor Santiago" w:date="2022-06-09T00:49:00Z"/>
          <w:color w:val="000000"/>
          <w:sz w:val="20"/>
          <w:szCs w:val="20"/>
          <w:lang w:val="pt-BR"/>
          <w:rPrChange w:id="774" w:author="Ines" w:date="2022-06-09T10:14:00Z">
            <w:rPr>
              <w:ins w:id="775" w:author="Igor Santiago" w:date="2022-06-09T00:49:00Z"/>
              <w:color w:val="000000"/>
              <w:sz w:val="20"/>
              <w:szCs w:val="20"/>
            </w:rPr>
          </w:rPrChange>
        </w:rPr>
        <w:pPrChange w:id="776" w:author="Igor Santiago" w:date="2022-06-09T00:50:00Z">
          <w:pPr>
            <w:pStyle w:val="NormalWeb"/>
            <w:numPr>
              <w:numId w:val="9"/>
            </w:numPr>
            <w:spacing w:before="0" w:beforeAutospacing="0" w:after="0" w:afterAutospacing="0"/>
            <w:jc w:val="both"/>
            <w:textAlignment w:val="baseline"/>
          </w:pPr>
        </w:pPrChange>
      </w:pPr>
      <w:ins w:id="777" w:author="Igor Santiago" w:date="2022-06-09T00:49:00Z">
        <w:r w:rsidRPr="00A44348">
          <w:rPr>
            <w:color w:val="000000"/>
            <w:sz w:val="20"/>
            <w:szCs w:val="20"/>
            <w:lang w:val="pt-BR"/>
            <w:rPrChange w:id="778" w:author="Ines" w:date="2022-06-09T10:14:00Z">
              <w:rPr>
                <w:color w:val="000000"/>
                <w:sz w:val="20"/>
                <w:szCs w:val="20"/>
              </w:rPr>
            </w:rPrChange>
          </w:rPr>
          <w:t>Vender produtos não somente da sua filial;</w:t>
        </w:r>
      </w:ins>
    </w:p>
    <w:p w14:paraId="155B1523" w14:textId="77777777" w:rsidR="00390560" w:rsidRPr="00A44348" w:rsidRDefault="00390560">
      <w:pPr>
        <w:pStyle w:val="NormalWeb"/>
        <w:numPr>
          <w:ilvl w:val="0"/>
          <w:numId w:val="23"/>
        </w:numPr>
        <w:spacing w:before="0" w:beforeAutospacing="0" w:after="0" w:afterAutospacing="0"/>
        <w:jc w:val="both"/>
        <w:textAlignment w:val="baseline"/>
        <w:rPr>
          <w:ins w:id="779" w:author="Igor Santiago" w:date="2022-06-09T00:49:00Z"/>
          <w:color w:val="000000"/>
          <w:sz w:val="20"/>
          <w:szCs w:val="20"/>
          <w:lang w:val="pt-BR"/>
          <w:rPrChange w:id="780" w:author="Ines" w:date="2022-06-09T10:14:00Z">
            <w:rPr>
              <w:ins w:id="781" w:author="Igor Santiago" w:date="2022-06-09T00:49:00Z"/>
              <w:color w:val="000000"/>
              <w:sz w:val="20"/>
              <w:szCs w:val="20"/>
            </w:rPr>
          </w:rPrChange>
        </w:rPr>
        <w:pPrChange w:id="782" w:author="Igor Santiago" w:date="2022-06-09T00:50:00Z">
          <w:pPr>
            <w:pStyle w:val="NormalWeb"/>
            <w:numPr>
              <w:numId w:val="9"/>
            </w:numPr>
            <w:spacing w:before="0" w:beforeAutospacing="0" w:after="0" w:afterAutospacing="0"/>
            <w:jc w:val="both"/>
            <w:textAlignment w:val="baseline"/>
          </w:pPr>
        </w:pPrChange>
      </w:pPr>
      <w:ins w:id="783" w:author="Igor Santiago" w:date="2022-06-09T00:49:00Z">
        <w:r w:rsidRPr="00A44348">
          <w:rPr>
            <w:color w:val="000000"/>
            <w:sz w:val="20"/>
            <w:szCs w:val="20"/>
            <w:lang w:val="pt-BR"/>
            <w:rPrChange w:id="784" w:author="Ines" w:date="2022-06-09T10:14:00Z">
              <w:rPr>
                <w:color w:val="000000"/>
                <w:sz w:val="20"/>
                <w:szCs w:val="20"/>
              </w:rPr>
            </w:rPrChange>
          </w:rPr>
          <w:t>Registrar novas compras que serão repassadas;</w:t>
        </w:r>
      </w:ins>
    </w:p>
    <w:p w14:paraId="6246A4CC" w14:textId="77777777" w:rsidR="00390560" w:rsidRPr="00A44348" w:rsidRDefault="00390560">
      <w:pPr>
        <w:pStyle w:val="NormalWeb"/>
        <w:numPr>
          <w:ilvl w:val="0"/>
          <w:numId w:val="23"/>
        </w:numPr>
        <w:spacing w:before="0" w:beforeAutospacing="0" w:after="0" w:afterAutospacing="0"/>
        <w:jc w:val="both"/>
        <w:textAlignment w:val="baseline"/>
        <w:rPr>
          <w:ins w:id="785" w:author="Igor Santiago" w:date="2022-06-09T00:49:00Z"/>
          <w:color w:val="000000"/>
          <w:sz w:val="20"/>
          <w:szCs w:val="20"/>
          <w:lang w:val="pt-BR"/>
          <w:rPrChange w:id="786" w:author="Ines" w:date="2022-06-09T10:14:00Z">
            <w:rPr>
              <w:ins w:id="787" w:author="Igor Santiago" w:date="2022-06-09T00:49:00Z"/>
              <w:color w:val="000000"/>
              <w:sz w:val="20"/>
              <w:szCs w:val="20"/>
            </w:rPr>
          </w:rPrChange>
        </w:rPr>
        <w:pPrChange w:id="788" w:author="Igor Santiago" w:date="2022-06-09T00:50:00Z">
          <w:pPr>
            <w:pStyle w:val="NormalWeb"/>
            <w:numPr>
              <w:numId w:val="9"/>
            </w:numPr>
            <w:spacing w:before="0" w:beforeAutospacing="0" w:after="0" w:afterAutospacing="0"/>
            <w:jc w:val="both"/>
            <w:textAlignment w:val="baseline"/>
          </w:pPr>
        </w:pPrChange>
      </w:pPr>
      <w:ins w:id="789" w:author="Igor Santiago" w:date="2022-06-09T00:49:00Z">
        <w:r w:rsidRPr="00A44348">
          <w:rPr>
            <w:color w:val="000000"/>
            <w:sz w:val="20"/>
            <w:szCs w:val="20"/>
            <w:lang w:val="pt-BR"/>
            <w:rPrChange w:id="790" w:author="Ines" w:date="2022-06-09T10:14:00Z">
              <w:rPr>
                <w:color w:val="000000"/>
                <w:sz w:val="20"/>
                <w:szCs w:val="20"/>
              </w:rPr>
            </w:rPrChange>
          </w:rPr>
          <w:t>Gerar relatórios mensais e anuais de vendas;</w:t>
        </w:r>
      </w:ins>
    </w:p>
    <w:p w14:paraId="007AB228" w14:textId="04054C20" w:rsidR="00341B5B" w:rsidRPr="00E85FD7" w:rsidDel="00390560" w:rsidRDefault="003E6BDD">
      <w:pPr>
        <w:widowControl/>
        <w:pBdr>
          <w:top w:val="nil"/>
          <w:left w:val="nil"/>
          <w:bottom w:val="nil"/>
          <w:right w:val="nil"/>
          <w:between w:val="nil"/>
        </w:pBdr>
        <w:spacing w:line="240" w:lineRule="auto"/>
        <w:ind w:left="708"/>
        <w:jc w:val="both"/>
        <w:rPr>
          <w:del w:id="791" w:author="Igor Santiago" w:date="2022-06-09T00:49:00Z"/>
          <w:bCs/>
          <w:color w:val="000000"/>
        </w:rPr>
      </w:pPr>
      <w:del w:id="792" w:author="Igor Santiago" w:date="2022-06-09T00:49:00Z">
        <w:r w:rsidRPr="00390560" w:rsidDel="00390560">
          <w:rPr>
            <w:bCs/>
            <w:color w:val="000000"/>
          </w:rPr>
          <w:delText>Identifica-se aqui quais benefícios espera-se que cada tipo de usuário ob</w:delText>
        </w:r>
        <w:r w:rsidRPr="00E85FD7" w:rsidDel="00390560">
          <w:rPr>
            <w:bCs/>
            <w:color w:val="000000"/>
          </w:rPr>
          <w:delText>tenha a partir do uso do produto.</w:delText>
        </w:r>
        <w:bookmarkStart w:id="793" w:name="_Toc105669243"/>
        <w:bookmarkEnd w:id="793"/>
      </w:del>
    </w:p>
    <w:p w14:paraId="7E114A05" w14:textId="5A462644" w:rsidR="00341B5B" w:rsidRPr="00E85FD7" w:rsidDel="00390560" w:rsidRDefault="00341B5B">
      <w:pPr>
        <w:widowControl/>
        <w:pBdr>
          <w:top w:val="nil"/>
          <w:left w:val="nil"/>
          <w:bottom w:val="nil"/>
          <w:right w:val="nil"/>
          <w:between w:val="nil"/>
        </w:pBdr>
        <w:spacing w:line="240" w:lineRule="auto"/>
        <w:ind w:left="708"/>
        <w:jc w:val="both"/>
        <w:rPr>
          <w:del w:id="794" w:author="Igor Santiago" w:date="2022-06-09T00:49:00Z"/>
          <w:bCs/>
          <w:color w:val="000000"/>
        </w:rPr>
      </w:pPr>
      <w:bookmarkStart w:id="795" w:name="_Toc105669244"/>
      <w:bookmarkEnd w:id="795"/>
    </w:p>
    <w:p w14:paraId="7851A96F" w14:textId="6243A7FF" w:rsidR="00341B5B" w:rsidRPr="00E85FD7" w:rsidDel="00390560" w:rsidRDefault="003E6BDD">
      <w:pPr>
        <w:widowControl/>
        <w:pBdr>
          <w:top w:val="nil"/>
          <w:left w:val="nil"/>
          <w:bottom w:val="nil"/>
          <w:right w:val="nil"/>
          <w:between w:val="nil"/>
        </w:pBdr>
        <w:spacing w:line="240" w:lineRule="auto"/>
        <w:ind w:left="708"/>
        <w:jc w:val="both"/>
        <w:rPr>
          <w:del w:id="796" w:author="Igor Santiago" w:date="2022-06-09T00:49:00Z"/>
          <w:bCs/>
          <w:color w:val="0070C0"/>
        </w:rPr>
      </w:pPr>
      <w:del w:id="797" w:author="Igor Santiago" w:date="2022-06-09T00:49:00Z">
        <w:r w:rsidRPr="00E85FD7" w:rsidDel="00390560">
          <w:rPr>
            <w:bCs/>
            <w:color w:val="0070C0"/>
          </w:rPr>
          <w:delText>Associar funções e benefícios torna possível fazer a priorização dos requisitos funcionais.</w:delText>
        </w:r>
        <w:bookmarkStart w:id="798" w:name="_Toc105669245"/>
        <w:bookmarkEnd w:id="798"/>
      </w:del>
    </w:p>
    <w:p w14:paraId="6FDE0A39" w14:textId="6F3EB01A" w:rsidR="00341B5B" w:rsidRPr="00390560" w:rsidRDefault="003E6BDD">
      <w:pPr>
        <w:pStyle w:val="Ttulo2"/>
        <w:numPr>
          <w:ilvl w:val="1"/>
          <w:numId w:val="9"/>
        </w:numPr>
        <w:rPr>
          <w:ins w:id="799" w:author="Igor Santiago" w:date="2022-06-09T00:50:00Z"/>
          <w:b w:val="0"/>
          <w:rPrChange w:id="800" w:author="Igor Santiago" w:date="2022-06-09T00:54:00Z">
            <w:rPr>
              <w:ins w:id="801" w:author="Igor Santiago" w:date="2022-06-09T00:50:00Z"/>
            </w:rPr>
          </w:rPrChange>
        </w:rPr>
      </w:pPr>
      <w:bookmarkStart w:id="802" w:name="_Toc105669246"/>
      <w:proofErr w:type="spellStart"/>
      <w:r w:rsidRPr="00390560">
        <w:rPr>
          <w:b w:val="0"/>
          <w:rPrChange w:id="803" w:author="Igor Santiago" w:date="2022-06-09T00:54:00Z">
            <w:rPr/>
          </w:rPrChange>
        </w:rPr>
        <w:t>Serviços</w:t>
      </w:r>
      <w:proofErr w:type="spellEnd"/>
      <w:r w:rsidRPr="00390560">
        <w:rPr>
          <w:b w:val="0"/>
          <w:rPrChange w:id="804" w:author="Igor Santiago" w:date="2022-06-09T00:54:00Z">
            <w:rPr/>
          </w:rPrChange>
        </w:rPr>
        <w:t xml:space="preserve"> </w:t>
      </w:r>
      <w:proofErr w:type="spellStart"/>
      <w:r w:rsidRPr="00390560">
        <w:rPr>
          <w:b w:val="0"/>
          <w:rPrChange w:id="805" w:author="Igor Santiago" w:date="2022-06-09T00:54:00Z">
            <w:rPr/>
          </w:rPrChange>
        </w:rPr>
        <w:t>oferecidos</w:t>
      </w:r>
      <w:proofErr w:type="spellEnd"/>
      <w:r w:rsidRPr="00390560">
        <w:rPr>
          <w:b w:val="0"/>
          <w:rPrChange w:id="806" w:author="Igor Santiago" w:date="2022-06-09T00:54:00Z">
            <w:rPr/>
          </w:rPrChange>
        </w:rPr>
        <w:t xml:space="preserve"> </w:t>
      </w:r>
      <w:proofErr w:type="spellStart"/>
      <w:r w:rsidRPr="00390560">
        <w:rPr>
          <w:b w:val="0"/>
          <w:rPrChange w:id="807" w:author="Igor Santiago" w:date="2022-06-09T00:54:00Z">
            <w:rPr/>
          </w:rPrChange>
        </w:rPr>
        <w:t>pelo</w:t>
      </w:r>
      <w:proofErr w:type="spellEnd"/>
      <w:r w:rsidRPr="00390560">
        <w:rPr>
          <w:b w:val="0"/>
          <w:rPrChange w:id="808" w:author="Igor Santiago" w:date="2022-06-09T00:54:00Z">
            <w:rPr/>
          </w:rPrChange>
        </w:rPr>
        <w:t xml:space="preserve"> </w:t>
      </w:r>
      <w:proofErr w:type="spellStart"/>
      <w:r w:rsidRPr="00390560">
        <w:rPr>
          <w:b w:val="0"/>
          <w:rPrChange w:id="809" w:author="Igor Santiago" w:date="2022-06-09T00:54:00Z">
            <w:rPr/>
          </w:rPrChange>
        </w:rPr>
        <w:t>produto</w:t>
      </w:r>
      <w:bookmarkEnd w:id="802"/>
      <w:proofErr w:type="spellEnd"/>
    </w:p>
    <w:p w14:paraId="20F48D13" w14:textId="77777777" w:rsidR="00390560" w:rsidRDefault="00390560">
      <w:pPr>
        <w:pStyle w:val="NormalWeb"/>
        <w:numPr>
          <w:ilvl w:val="0"/>
          <w:numId w:val="26"/>
        </w:numPr>
        <w:spacing w:before="0" w:beforeAutospacing="0" w:after="0" w:afterAutospacing="0"/>
        <w:textAlignment w:val="baseline"/>
        <w:rPr>
          <w:ins w:id="810" w:author="Igor Santiago" w:date="2022-06-09T00:51:00Z"/>
          <w:color w:val="000000"/>
          <w:sz w:val="20"/>
          <w:szCs w:val="20"/>
          <w:lang w:val="pt-BR" w:eastAsia="pt-BR"/>
        </w:rPr>
        <w:pPrChange w:id="811" w:author="Igor Santiago" w:date="2022-06-09T00:51:00Z">
          <w:pPr>
            <w:pStyle w:val="NormalWeb"/>
            <w:numPr>
              <w:numId w:val="9"/>
            </w:numPr>
            <w:spacing w:before="0" w:beforeAutospacing="0" w:after="0" w:afterAutospacing="0"/>
            <w:textAlignment w:val="baseline"/>
          </w:pPr>
        </w:pPrChange>
      </w:pPr>
      <w:ins w:id="812" w:author="Igor Santiago" w:date="2022-06-09T00:51:00Z">
        <w:r w:rsidRPr="00A44348">
          <w:rPr>
            <w:color w:val="000000"/>
            <w:sz w:val="20"/>
            <w:szCs w:val="20"/>
            <w:lang w:val="pt-BR"/>
            <w:rPrChange w:id="813" w:author="Ines" w:date="2022-06-09T10:14:00Z">
              <w:rPr>
                <w:color w:val="000000"/>
                <w:sz w:val="20"/>
                <w:szCs w:val="20"/>
              </w:rPr>
            </w:rPrChange>
          </w:rPr>
          <w:t>Gerir as vendas de veículos;</w:t>
        </w:r>
      </w:ins>
    </w:p>
    <w:p w14:paraId="60D4C587" w14:textId="77777777" w:rsidR="00390560" w:rsidRPr="00A44348" w:rsidRDefault="00390560">
      <w:pPr>
        <w:pStyle w:val="NormalWeb"/>
        <w:numPr>
          <w:ilvl w:val="0"/>
          <w:numId w:val="26"/>
        </w:numPr>
        <w:spacing w:before="0" w:beforeAutospacing="0" w:after="0" w:afterAutospacing="0"/>
        <w:textAlignment w:val="baseline"/>
        <w:rPr>
          <w:ins w:id="814" w:author="Igor Santiago" w:date="2022-06-09T00:51:00Z"/>
          <w:color w:val="000000"/>
          <w:sz w:val="20"/>
          <w:szCs w:val="20"/>
          <w:lang w:val="pt-BR"/>
          <w:rPrChange w:id="815" w:author="Ines" w:date="2022-06-09T10:14:00Z">
            <w:rPr>
              <w:ins w:id="816" w:author="Igor Santiago" w:date="2022-06-09T00:51:00Z"/>
              <w:color w:val="000000"/>
              <w:sz w:val="20"/>
              <w:szCs w:val="20"/>
            </w:rPr>
          </w:rPrChange>
        </w:rPr>
        <w:pPrChange w:id="817" w:author="Igor Santiago" w:date="2022-06-09T00:51:00Z">
          <w:pPr>
            <w:pStyle w:val="NormalWeb"/>
            <w:numPr>
              <w:numId w:val="9"/>
            </w:numPr>
            <w:spacing w:before="0" w:beforeAutospacing="0" w:after="0" w:afterAutospacing="0"/>
            <w:textAlignment w:val="baseline"/>
          </w:pPr>
        </w:pPrChange>
      </w:pPr>
      <w:ins w:id="818" w:author="Igor Santiago" w:date="2022-06-09T00:51:00Z">
        <w:r w:rsidRPr="00A44348">
          <w:rPr>
            <w:color w:val="000000"/>
            <w:sz w:val="20"/>
            <w:szCs w:val="20"/>
            <w:lang w:val="pt-BR"/>
            <w:rPrChange w:id="819" w:author="Ines" w:date="2022-06-09T10:14:00Z">
              <w:rPr>
                <w:color w:val="000000"/>
                <w:sz w:val="20"/>
                <w:szCs w:val="20"/>
              </w:rPr>
            </w:rPrChange>
          </w:rPr>
          <w:t>Gerir o histórico de manutenção dos veículos.</w:t>
        </w:r>
      </w:ins>
    </w:p>
    <w:p w14:paraId="5DAAABA6" w14:textId="77777777" w:rsidR="00390560" w:rsidRPr="00A44348" w:rsidRDefault="00390560">
      <w:pPr>
        <w:pStyle w:val="NormalWeb"/>
        <w:numPr>
          <w:ilvl w:val="0"/>
          <w:numId w:val="26"/>
        </w:numPr>
        <w:spacing w:before="0" w:beforeAutospacing="0" w:after="0" w:afterAutospacing="0"/>
        <w:textAlignment w:val="baseline"/>
        <w:rPr>
          <w:ins w:id="820" w:author="Igor Santiago" w:date="2022-06-09T00:51:00Z"/>
          <w:color w:val="000000"/>
          <w:sz w:val="20"/>
          <w:szCs w:val="20"/>
          <w:lang w:val="pt-BR"/>
          <w:rPrChange w:id="821" w:author="Ines" w:date="2022-06-09T10:14:00Z">
            <w:rPr>
              <w:ins w:id="822" w:author="Igor Santiago" w:date="2022-06-09T00:51:00Z"/>
              <w:color w:val="000000"/>
              <w:sz w:val="20"/>
              <w:szCs w:val="20"/>
            </w:rPr>
          </w:rPrChange>
        </w:rPr>
        <w:pPrChange w:id="823" w:author="Igor Santiago" w:date="2022-06-09T00:51:00Z">
          <w:pPr>
            <w:pStyle w:val="NormalWeb"/>
            <w:numPr>
              <w:numId w:val="9"/>
            </w:numPr>
            <w:spacing w:before="0" w:beforeAutospacing="0" w:after="0" w:afterAutospacing="0"/>
            <w:textAlignment w:val="baseline"/>
          </w:pPr>
        </w:pPrChange>
      </w:pPr>
      <w:ins w:id="824" w:author="Igor Santiago" w:date="2022-06-09T00:51:00Z">
        <w:r w:rsidRPr="00A44348">
          <w:rPr>
            <w:color w:val="000000"/>
            <w:sz w:val="20"/>
            <w:szCs w:val="20"/>
            <w:lang w:val="pt-BR"/>
            <w:rPrChange w:id="825" w:author="Ines" w:date="2022-06-09T10:14:00Z">
              <w:rPr>
                <w:color w:val="000000"/>
                <w:sz w:val="20"/>
                <w:szCs w:val="20"/>
              </w:rPr>
            </w:rPrChange>
          </w:rPr>
          <w:t xml:space="preserve">Gerir as compras de veículos usados e </w:t>
        </w:r>
        <w:proofErr w:type="spellStart"/>
        <w:r w:rsidRPr="00A44348">
          <w:rPr>
            <w:color w:val="000000"/>
            <w:sz w:val="20"/>
            <w:szCs w:val="20"/>
            <w:lang w:val="pt-BR"/>
            <w:rPrChange w:id="826" w:author="Ines" w:date="2022-06-09T10:14:00Z">
              <w:rPr>
                <w:color w:val="000000"/>
                <w:sz w:val="20"/>
                <w:szCs w:val="20"/>
              </w:rPr>
            </w:rPrChange>
          </w:rPr>
          <w:t>semi-novos</w:t>
        </w:r>
        <w:proofErr w:type="spellEnd"/>
        <w:r w:rsidRPr="00A44348">
          <w:rPr>
            <w:color w:val="000000"/>
            <w:sz w:val="20"/>
            <w:szCs w:val="20"/>
            <w:lang w:val="pt-BR"/>
            <w:rPrChange w:id="827" w:author="Ines" w:date="2022-06-09T10:14:00Z">
              <w:rPr>
                <w:color w:val="000000"/>
                <w:sz w:val="20"/>
                <w:szCs w:val="20"/>
              </w:rPr>
            </w:rPrChange>
          </w:rPr>
          <w:t>;</w:t>
        </w:r>
      </w:ins>
    </w:p>
    <w:p w14:paraId="7787F6D0" w14:textId="77777777" w:rsidR="00390560" w:rsidRDefault="00390560">
      <w:pPr>
        <w:pStyle w:val="NormalWeb"/>
        <w:numPr>
          <w:ilvl w:val="0"/>
          <w:numId w:val="26"/>
        </w:numPr>
        <w:spacing w:before="0" w:beforeAutospacing="0" w:after="0" w:afterAutospacing="0"/>
        <w:textAlignment w:val="baseline"/>
        <w:rPr>
          <w:ins w:id="828" w:author="Igor Santiago" w:date="2022-06-09T00:51:00Z"/>
          <w:color w:val="000000"/>
          <w:sz w:val="20"/>
          <w:szCs w:val="20"/>
        </w:rPr>
        <w:pPrChange w:id="829" w:author="Igor Santiago" w:date="2022-06-09T00:51:00Z">
          <w:pPr>
            <w:pStyle w:val="NormalWeb"/>
            <w:numPr>
              <w:numId w:val="9"/>
            </w:numPr>
            <w:spacing w:before="0" w:beforeAutospacing="0" w:after="0" w:afterAutospacing="0"/>
            <w:textAlignment w:val="baseline"/>
          </w:pPr>
        </w:pPrChange>
      </w:pPr>
      <w:proofErr w:type="spellStart"/>
      <w:ins w:id="830" w:author="Igor Santiago" w:date="2022-06-09T00:51:00Z">
        <w:r>
          <w:rPr>
            <w:color w:val="000000"/>
            <w:sz w:val="20"/>
            <w:szCs w:val="20"/>
          </w:rPr>
          <w:t>Gerar</w:t>
        </w:r>
        <w:proofErr w:type="spellEnd"/>
        <w:r>
          <w:rPr>
            <w:color w:val="000000"/>
            <w:sz w:val="20"/>
            <w:szCs w:val="20"/>
          </w:rPr>
          <w:t xml:space="preserve"> </w:t>
        </w:r>
        <w:proofErr w:type="spellStart"/>
        <w:r>
          <w:rPr>
            <w:color w:val="000000"/>
            <w:sz w:val="20"/>
            <w:szCs w:val="20"/>
          </w:rPr>
          <w:t>relatórios</w:t>
        </w:r>
        <w:proofErr w:type="spellEnd"/>
        <w:r>
          <w:rPr>
            <w:color w:val="000000"/>
            <w:sz w:val="20"/>
            <w:szCs w:val="20"/>
          </w:rPr>
          <w:t xml:space="preserve"> de </w:t>
        </w:r>
        <w:proofErr w:type="spellStart"/>
        <w:r>
          <w:rPr>
            <w:color w:val="000000"/>
            <w:sz w:val="20"/>
            <w:szCs w:val="20"/>
          </w:rPr>
          <w:t>vendas</w:t>
        </w:r>
        <w:proofErr w:type="spellEnd"/>
        <w:r>
          <w:rPr>
            <w:color w:val="000000"/>
            <w:sz w:val="20"/>
            <w:szCs w:val="20"/>
          </w:rPr>
          <w:t>;</w:t>
        </w:r>
      </w:ins>
    </w:p>
    <w:p w14:paraId="36147EE7" w14:textId="77777777" w:rsidR="00390560" w:rsidRDefault="00390560">
      <w:pPr>
        <w:pStyle w:val="NormalWeb"/>
        <w:numPr>
          <w:ilvl w:val="0"/>
          <w:numId w:val="26"/>
        </w:numPr>
        <w:spacing w:before="0" w:beforeAutospacing="0" w:after="0" w:afterAutospacing="0"/>
        <w:textAlignment w:val="baseline"/>
        <w:rPr>
          <w:ins w:id="831" w:author="Igor Santiago" w:date="2022-06-09T00:51:00Z"/>
          <w:color w:val="000000"/>
          <w:sz w:val="20"/>
          <w:szCs w:val="20"/>
        </w:rPr>
        <w:pPrChange w:id="832" w:author="Igor Santiago" w:date="2022-06-09T00:51:00Z">
          <w:pPr>
            <w:pStyle w:val="NormalWeb"/>
            <w:numPr>
              <w:numId w:val="9"/>
            </w:numPr>
            <w:spacing w:before="0" w:beforeAutospacing="0" w:after="0" w:afterAutospacing="0"/>
            <w:textAlignment w:val="baseline"/>
          </w:pPr>
        </w:pPrChange>
      </w:pPr>
      <w:proofErr w:type="spellStart"/>
      <w:ins w:id="833" w:author="Igor Santiago" w:date="2022-06-09T00:51:00Z">
        <w:r>
          <w:rPr>
            <w:color w:val="000000"/>
            <w:sz w:val="20"/>
            <w:szCs w:val="20"/>
          </w:rPr>
          <w:t>Gerar</w:t>
        </w:r>
        <w:proofErr w:type="spellEnd"/>
        <w:r>
          <w:rPr>
            <w:color w:val="000000"/>
            <w:sz w:val="20"/>
            <w:szCs w:val="20"/>
          </w:rPr>
          <w:t xml:space="preserve"> </w:t>
        </w:r>
        <w:proofErr w:type="spellStart"/>
        <w:r>
          <w:rPr>
            <w:color w:val="000000"/>
            <w:sz w:val="20"/>
            <w:szCs w:val="20"/>
          </w:rPr>
          <w:t>relatórios</w:t>
        </w:r>
        <w:proofErr w:type="spellEnd"/>
        <w:r>
          <w:rPr>
            <w:color w:val="000000"/>
            <w:sz w:val="20"/>
            <w:szCs w:val="20"/>
          </w:rPr>
          <w:t xml:space="preserve"> de </w:t>
        </w:r>
        <w:proofErr w:type="spellStart"/>
        <w:r>
          <w:rPr>
            <w:color w:val="000000"/>
            <w:sz w:val="20"/>
            <w:szCs w:val="20"/>
          </w:rPr>
          <w:t>compras</w:t>
        </w:r>
        <w:proofErr w:type="spellEnd"/>
        <w:r>
          <w:rPr>
            <w:color w:val="000000"/>
            <w:sz w:val="20"/>
            <w:szCs w:val="20"/>
          </w:rPr>
          <w:t>;</w:t>
        </w:r>
      </w:ins>
    </w:p>
    <w:p w14:paraId="4B5528C7" w14:textId="77777777" w:rsidR="00390560" w:rsidRDefault="00390560">
      <w:pPr>
        <w:pStyle w:val="NormalWeb"/>
        <w:numPr>
          <w:ilvl w:val="0"/>
          <w:numId w:val="26"/>
        </w:numPr>
        <w:spacing w:before="0" w:beforeAutospacing="0" w:after="0" w:afterAutospacing="0"/>
        <w:textAlignment w:val="baseline"/>
        <w:rPr>
          <w:ins w:id="834" w:author="Igor Santiago" w:date="2022-06-09T00:51:00Z"/>
          <w:color w:val="000000"/>
          <w:sz w:val="20"/>
          <w:szCs w:val="20"/>
        </w:rPr>
        <w:pPrChange w:id="835" w:author="Igor Santiago" w:date="2022-06-09T00:51:00Z">
          <w:pPr>
            <w:pStyle w:val="NormalWeb"/>
            <w:numPr>
              <w:numId w:val="9"/>
            </w:numPr>
            <w:spacing w:before="0" w:beforeAutospacing="0" w:after="0" w:afterAutospacing="0"/>
            <w:textAlignment w:val="baseline"/>
          </w:pPr>
        </w:pPrChange>
      </w:pPr>
      <w:proofErr w:type="spellStart"/>
      <w:ins w:id="836" w:author="Igor Santiago" w:date="2022-06-09T00:51:00Z">
        <w:r>
          <w:rPr>
            <w:color w:val="000000"/>
            <w:sz w:val="20"/>
            <w:szCs w:val="20"/>
          </w:rPr>
          <w:t>Gerar</w:t>
        </w:r>
        <w:proofErr w:type="spellEnd"/>
        <w:r>
          <w:rPr>
            <w:color w:val="000000"/>
            <w:sz w:val="20"/>
            <w:szCs w:val="20"/>
          </w:rPr>
          <w:t xml:space="preserve"> </w:t>
        </w:r>
        <w:proofErr w:type="spellStart"/>
        <w:r>
          <w:rPr>
            <w:color w:val="000000"/>
            <w:sz w:val="20"/>
            <w:szCs w:val="20"/>
          </w:rPr>
          <w:t>relatórios</w:t>
        </w:r>
        <w:proofErr w:type="spellEnd"/>
        <w:r>
          <w:rPr>
            <w:color w:val="000000"/>
            <w:sz w:val="20"/>
            <w:szCs w:val="20"/>
          </w:rPr>
          <w:t xml:space="preserve"> de estoque;</w:t>
        </w:r>
      </w:ins>
    </w:p>
    <w:p w14:paraId="1D0A315D" w14:textId="77777777" w:rsidR="00390560" w:rsidRPr="00A44348" w:rsidRDefault="00390560">
      <w:pPr>
        <w:pStyle w:val="NormalWeb"/>
        <w:numPr>
          <w:ilvl w:val="0"/>
          <w:numId w:val="26"/>
        </w:numPr>
        <w:spacing w:before="0" w:beforeAutospacing="0" w:after="0" w:afterAutospacing="0"/>
        <w:textAlignment w:val="baseline"/>
        <w:rPr>
          <w:ins w:id="837" w:author="Igor Santiago" w:date="2022-06-09T00:51:00Z"/>
          <w:color w:val="000000"/>
          <w:sz w:val="20"/>
          <w:szCs w:val="20"/>
          <w:lang w:val="pt-BR"/>
          <w:rPrChange w:id="838" w:author="Ines" w:date="2022-06-09T10:14:00Z">
            <w:rPr>
              <w:ins w:id="839" w:author="Igor Santiago" w:date="2022-06-09T00:51:00Z"/>
              <w:color w:val="000000"/>
              <w:sz w:val="20"/>
              <w:szCs w:val="20"/>
            </w:rPr>
          </w:rPrChange>
        </w:rPr>
        <w:pPrChange w:id="840" w:author="Igor Santiago" w:date="2022-06-09T00:51:00Z">
          <w:pPr>
            <w:pStyle w:val="NormalWeb"/>
            <w:numPr>
              <w:numId w:val="9"/>
            </w:numPr>
            <w:spacing w:before="0" w:beforeAutospacing="0" w:after="0" w:afterAutospacing="0"/>
            <w:textAlignment w:val="baseline"/>
          </w:pPr>
        </w:pPrChange>
      </w:pPr>
      <w:ins w:id="841" w:author="Igor Santiago" w:date="2022-06-09T00:51:00Z">
        <w:r w:rsidRPr="00A44348">
          <w:rPr>
            <w:color w:val="000000"/>
            <w:sz w:val="20"/>
            <w:szCs w:val="20"/>
            <w:lang w:val="pt-BR"/>
            <w:rPrChange w:id="842" w:author="Ines" w:date="2022-06-09T10:14:00Z">
              <w:rPr>
                <w:color w:val="000000"/>
                <w:sz w:val="20"/>
                <w:szCs w:val="20"/>
              </w:rPr>
            </w:rPrChange>
          </w:rPr>
          <w:t>Gerir histórico de vendas dos vendedores;</w:t>
        </w:r>
      </w:ins>
    </w:p>
    <w:p w14:paraId="2B1472CF" w14:textId="77777777" w:rsidR="00390560" w:rsidRPr="00A44348" w:rsidRDefault="00390560">
      <w:pPr>
        <w:pStyle w:val="NormalWeb"/>
        <w:numPr>
          <w:ilvl w:val="0"/>
          <w:numId w:val="26"/>
        </w:numPr>
        <w:spacing w:before="0" w:beforeAutospacing="0" w:after="0" w:afterAutospacing="0"/>
        <w:textAlignment w:val="baseline"/>
        <w:rPr>
          <w:ins w:id="843" w:author="Igor Santiago" w:date="2022-06-09T00:51:00Z"/>
          <w:color w:val="000000"/>
          <w:sz w:val="20"/>
          <w:szCs w:val="20"/>
          <w:lang w:val="pt-BR"/>
          <w:rPrChange w:id="844" w:author="Ines" w:date="2022-06-09T10:14:00Z">
            <w:rPr>
              <w:ins w:id="845" w:author="Igor Santiago" w:date="2022-06-09T00:51:00Z"/>
              <w:color w:val="000000"/>
              <w:sz w:val="20"/>
              <w:szCs w:val="20"/>
            </w:rPr>
          </w:rPrChange>
        </w:rPr>
        <w:pPrChange w:id="846" w:author="Igor Santiago" w:date="2022-06-09T00:51:00Z">
          <w:pPr>
            <w:pStyle w:val="NormalWeb"/>
            <w:numPr>
              <w:numId w:val="9"/>
            </w:numPr>
            <w:spacing w:before="0" w:beforeAutospacing="0" w:after="0" w:afterAutospacing="0"/>
            <w:textAlignment w:val="baseline"/>
          </w:pPr>
        </w:pPrChange>
      </w:pPr>
      <w:ins w:id="847" w:author="Igor Santiago" w:date="2022-06-09T00:51:00Z">
        <w:r w:rsidRPr="00A44348">
          <w:rPr>
            <w:color w:val="000000"/>
            <w:sz w:val="20"/>
            <w:szCs w:val="20"/>
            <w:lang w:val="pt-BR"/>
            <w:rPrChange w:id="848" w:author="Ines" w:date="2022-06-09T10:14:00Z">
              <w:rPr>
                <w:color w:val="000000"/>
                <w:sz w:val="20"/>
                <w:szCs w:val="20"/>
              </w:rPr>
            </w:rPrChange>
          </w:rPr>
          <w:t>Gerir despesas da Concessionária Filial;</w:t>
        </w:r>
      </w:ins>
    </w:p>
    <w:p w14:paraId="4A85479D" w14:textId="6D9FFA01" w:rsidR="00390560" w:rsidRPr="00A44348" w:rsidRDefault="00390560">
      <w:pPr>
        <w:pStyle w:val="NormalWeb"/>
        <w:numPr>
          <w:ilvl w:val="0"/>
          <w:numId w:val="26"/>
        </w:numPr>
        <w:spacing w:before="0" w:beforeAutospacing="0" w:after="0" w:afterAutospacing="0"/>
        <w:textAlignment w:val="baseline"/>
        <w:rPr>
          <w:ins w:id="849" w:author="Igor Santiago" w:date="2022-06-09T00:51:00Z"/>
          <w:color w:val="000000"/>
          <w:sz w:val="20"/>
          <w:szCs w:val="20"/>
          <w:lang w:val="pt-BR"/>
          <w:rPrChange w:id="850" w:author="Ines" w:date="2022-06-09T10:07:00Z">
            <w:rPr>
              <w:ins w:id="851" w:author="Igor Santiago" w:date="2022-06-09T00:51:00Z"/>
              <w:color w:val="000000"/>
              <w:sz w:val="20"/>
              <w:szCs w:val="20"/>
            </w:rPr>
          </w:rPrChange>
        </w:rPr>
        <w:pPrChange w:id="852" w:author="Igor Santiago" w:date="2022-06-09T00:51:00Z">
          <w:pPr>
            <w:pStyle w:val="NormalWeb"/>
            <w:numPr>
              <w:numId w:val="9"/>
            </w:numPr>
            <w:spacing w:before="0" w:beforeAutospacing="0" w:after="0" w:afterAutospacing="0"/>
            <w:textAlignment w:val="baseline"/>
          </w:pPr>
        </w:pPrChange>
      </w:pPr>
      <w:ins w:id="853" w:author="Igor Santiago" w:date="2022-06-09T00:51:00Z">
        <w:r w:rsidRPr="00A44348">
          <w:rPr>
            <w:color w:val="000000"/>
            <w:sz w:val="20"/>
            <w:szCs w:val="20"/>
            <w:lang w:val="pt-BR"/>
            <w:rPrChange w:id="854" w:author="Ines" w:date="2022-06-09T10:07:00Z">
              <w:rPr>
                <w:color w:val="000000"/>
                <w:sz w:val="20"/>
                <w:szCs w:val="20"/>
              </w:rPr>
            </w:rPrChange>
          </w:rPr>
          <w:t xml:space="preserve">Controle de funcionários da concessionária. (Despesas, Histórico de Pagamentos, </w:t>
        </w:r>
        <w:proofErr w:type="spellStart"/>
        <w:r w:rsidRPr="00A44348">
          <w:rPr>
            <w:color w:val="000000"/>
            <w:sz w:val="20"/>
            <w:szCs w:val="20"/>
            <w:lang w:val="pt-BR"/>
            <w:rPrChange w:id="855" w:author="Ines" w:date="2022-06-09T10:07:00Z">
              <w:rPr>
                <w:color w:val="000000"/>
                <w:sz w:val="20"/>
                <w:szCs w:val="20"/>
              </w:rPr>
            </w:rPrChange>
          </w:rPr>
          <w:t>etc</w:t>
        </w:r>
        <w:proofErr w:type="spellEnd"/>
        <w:r w:rsidRPr="00A44348">
          <w:rPr>
            <w:color w:val="000000"/>
            <w:sz w:val="20"/>
            <w:szCs w:val="20"/>
            <w:lang w:val="pt-BR"/>
            <w:rPrChange w:id="856" w:author="Ines" w:date="2022-06-09T10:07:00Z">
              <w:rPr>
                <w:color w:val="000000"/>
                <w:sz w:val="20"/>
                <w:szCs w:val="20"/>
              </w:rPr>
            </w:rPrChange>
          </w:rPr>
          <w:t>)</w:t>
        </w:r>
      </w:ins>
    </w:p>
    <w:p w14:paraId="52F6D3C6" w14:textId="77777777" w:rsidR="00390560" w:rsidRPr="00A44348" w:rsidRDefault="00390560">
      <w:pPr>
        <w:ind w:left="708"/>
        <w:rPr>
          <w:lang w:val="pt-BR"/>
          <w:rPrChange w:id="857" w:author="Ines" w:date="2022-06-09T10:07:00Z">
            <w:rPr/>
          </w:rPrChange>
        </w:rPr>
        <w:pPrChange w:id="858" w:author="Igor Santiago" w:date="2022-06-09T00:50:00Z">
          <w:pPr>
            <w:pStyle w:val="Ttulo2"/>
            <w:numPr>
              <w:numId w:val="9"/>
            </w:numPr>
            <w:ind w:left="0" w:firstLine="0"/>
          </w:pPr>
        </w:pPrChange>
      </w:pPr>
    </w:p>
    <w:p w14:paraId="343B1323" w14:textId="77777777" w:rsidR="00341B5B" w:rsidRPr="00A44348" w:rsidRDefault="00341B5B">
      <w:pPr>
        <w:rPr>
          <w:lang w:val="pt-BR"/>
          <w:rPrChange w:id="859" w:author="Ines" w:date="2022-06-09T10:07:00Z">
            <w:rPr/>
          </w:rPrChange>
        </w:rPr>
      </w:pPr>
    </w:p>
    <w:p w14:paraId="5959E4E1" w14:textId="246C56CA" w:rsidR="00341B5B" w:rsidRPr="00A44348" w:rsidDel="00390560" w:rsidRDefault="003E6BDD">
      <w:pPr>
        <w:widowControl/>
        <w:pBdr>
          <w:top w:val="nil"/>
          <w:left w:val="nil"/>
          <w:bottom w:val="nil"/>
          <w:right w:val="nil"/>
          <w:between w:val="nil"/>
        </w:pBdr>
        <w:spacing w:line="240" w:lineRule="auto"/>
        <w:ind w:left="708"/>
        <w:jc w:val="both"/>
        <w:rPr>
          <w:del w:id="860" w:author="Igor Santiago" w:date="2022-06-09T00:50:00Z"/>
          <w:color w:val="0070C0"/>
          <w:lang w:val="pt-BR"/>
          <w:rPrChange w:id="861" w:author="Ines" w:date="2022-06-09T10:07:00Z">
            <w:rPr>
              <w:del w:id="862" w:author="Igor Santiago" w:date="2022-06-09T00:50:00Z"/>
              <w:color w:val="0070C0"/>
            </w:rPr>
          </w:rPrChange>
        </w:rPr>
      </w:pPr>
      <w:del w:id="863" w:author="Igor Santiago" w:date="2022-06-09T00:50:00Z">
        <w:r w:rsidRPr="00A44348" w:rsidDel="00390560">
          <w:rPr>
            <w:color w:val="0070C0"/>
            <w:lang w:val="pt-BR"/>
            <w:rPrChange w:id="864" w:author="Ines" w:date="2022-06-09T10:07:00Z">
              <w:rPr>
                <w:color w:val="0070C0"/>
              </w:rPr>
            </w:rPrChange>
          </w:rPr>
          <w:delText>Serviços são grupamentos de funcionalidades oferecidas por um sistema. É preciso idealizar serviços que sejam independentes dos demais, por isso, ao agrupar funcionalidades em serviços é preciso ter em mente dois critérios:</w:delText>
        </w:r>
      </w:del>
    </w:p>
    <w:p w14:paraId="68AE6A4C" w14:textId="26D60F17" w:rsidR="00341B5B" w:rsidRPr="00A44348" w:rsidDel="00390560" w:rsidRDefault="003E6BDD">
      <w:pPr>
        <w:widowControl/>
        <w:numPr>
          <w:ilvl w:val="0"/>
          <w:numId w:val="12"/>
        </w:numPr>
        <w:pBdr>
          <w:top w:val="nil"/>
          <w:left w:val="nil"/>
          <w:bottom w:val="nil"/>
          <w:right w:val="nil"/>
          <w:between w:val="nil"/>
        </w:pBdr>
        <w:spacing w:line="240" w:lineRule="auto"/>
        <w:jc w:val="both"/>
        <w:rPr>
          <w:del w:id="865" w:author="Igor Santiago" w:date="2022-06-09T00:50:00Z"/>
          <w:color w:val="0070C0"/>
          <w:lang w:val="pt-BR"/>
          <w:rPrChange w:id="866" w:author="Ines" w:date="2022-06-09T10:07:00Z">
            <w:rPr>
              <w:del w:id="867" w:author="Igor Santiago" w:date="2022-06-09T00:50:00Z"/>
              <w:color w:val="0070C0"/>
            </w:rPr>
          </w:rPrChange>
        </w:rPr>
      </w:pPr>
      <w:del w:id="868" w:author="Igor Santiago" w:date="2022-06-09T00:50:00Z">
        <w:r w:rsidRPr="00A44348" w:rsidDel="00390560">
          <w:rPr>
            <w:color w:val="0070C0"/>
            <w:lang w:val="pt-BR"/>
            <w:rPrChange w:id="869" w:author="Ines" w:date="2022-06-09T10:07:00Z">
              <w:rPr>
                <w:color w:val="0070C0"/>
              </w:rPr>
            </w:rPrChange>
          </w:rPr>
          <w:delText>Alta coesão: Todas as funcionalidades para a construção de um serviço estão nele inseridas.</w:delText>
        </w:r>
      </w:del>
    </w:p>
    <w:p w14:paraId="0630C84B" w14:textId="2F30E0EE" w:rsidR="00341B5B" w:rsidRPr="00A44348" w:rsidDel="00390560" w:rsidRDefault="003E6BDD">
      <w:pPr>
        <w:widowControl/>
        <w:numPr>
          <w:ilvl w:val="0"/>
          <w:numId w:val="12"/>
        </w:numPr>
        <w:pBdr>
          <w:top w:val="nil"/>
          <w:left w:val="nil"/>
          <w:bottom w:val="nil"/>
          <w:right w:val="nil"/>
          <w:between w:val="nil"/>
        </w:pBdr>
        <w:spacing w:line="240" w:lineRule="auto"/>
        <w:jc w:val="both"/>
        <w:rPr>
          <w:del w:id="870" w:author="Igor Santiago" w:date="2022-06-09T00:50:00Z"/>
          <w:color w:val="0070C0"/>
          <w:lang w:val="pt-BR"/>
          <w:rPrChange w:id="871" w:author="Ines" w:date="2022-06-09T10:07:00Z">
            <w:rPr>
              <w:del w:id="872" w:author="Igor Santiago" w:date="2022-06-09T00:50:00Z"/>
              <w:color w:val="0070C0"/>
            </w:rPr>
          </w:rPrChange>
        </w:rPr>
      </w:pPr>
      <w:del w:id="873" w:author="Igor Santiago" w:date="2022-06-09T00:50:00Z">
        <w:r w:rsidRPr="00A44348" w:rsidDel="00390560">
          <w:rPr>
            <w:color w:val="0070C0"/>
            <w:lang w:val="pt-BR"/>
            <w:rPrChange w:id="874" w:author="Ines" w:date="2022-06-09T10:07:00Z">
              <w:rPr>
                <w:color w:val="0070C0"/>
              </w:rPr>
            </w:rPrChange>
          </w:rPr>
          <w:delText>Fraco acoplamento: As funcionalidades de um serviço devem depender o mínimo possível de funcionalidades de outro serviço para seu corretamente funcionamento. Na medida do possível, cada serviço deve ser capaz de funcionar de forma isolada e independente.</w:delText>
        </w:r>
      </w:del>
    </w:p>
    <w:p w14:paraId="1880A131" w14:textId="0131D17F" w:rsidR="00341B5B" w:rsidRPr="00A44348" w:rsidDel="00390560" w:rsidRDefault="00341B5B">
      <w:pPr>
        <w:ind w:left="720"/>
        <w:rPr>
          <w:del w:id="875" w:author="Igor Santiago" w:date="2022-06-09T00:50:00Z"/>
          <w:lang w:val="pt-BR"/>
          <w:rPrChange w:id="876" w:author="Ines" w:date="2022-06-09T10:07:00Z">
            <w:rPr>
              <w:del w:id="877" w:author="Igor Santiago" w:date="2022-06-09T00:50:00Z"/>
            </w:rPr>
          </w:rPrChange>
        </w:rPr>
      </w:pPr>
    </w:p>
    <w:p w14:paraId="19B49445" w14:textId="1BA3D7B9" w:rsidR="00341B5B" w:rsidRPr="00A44348" w:rsidDel="00390560" w:rsidRDefault="003E6BDD">
      <w:pPr>
        <w:pStyle w:val="Ttulo3"/>
        <w:numPr>
          <w:ilvl w:val="2"/>
          <w:numId w:val="9"/>
        </w:numPr>
        <w:rPr>
          <w:del w:id="878" w:author="Igor Santiago" w:date="2022-06-09T00:54:00Z"/>
          <w:lang w:val="pt-BR"/>
          <w:rPrChange w:id="879" w:author="Ines" w:date="2022-06-09T10:07:00Z">
            <w:rPr>
              <w:del w:id="880" w:author="Igor Santiago" w:date="2022-06-09T00:54:00Z"/>
            </w:rPr>
          </w:rPrChange>
        </w:rPr>
      </w:pPr>
      <w:del w:id="881" w:author="Igor Santiago" w:date="2022-06-09T00:54:00Z">
        <w:r w:rsidRPr="00A44348" w:rsidDel="00390560">
          <w:rPr>
            <w:i w:val="0"/>
            <w:iCs w:val="0"/>
            <w:lang w:val="pt-BR"/>
            <w:rPrChange w:id="882" w:author="Ines" w:date="2022-06-09T10:07:00Z">
              <w:rPr>
                <w:i w:val="0"/>
                <w:iCs w:val="0"/>
              </w:rPr>
            </w:rPrChange>
          </w:rPr>
          <w:lastRenderedPageBreak/>
          <w:delText>Diagrama de contexto</w:delText>
        </w:r>
      </w:del>
    </w:p>
    <w:p w14:paraId="3FA8C8C6" w14:textId="77777777" w:rsidR="00341B5B" w:rsidRPr="00A44348" w:rsidRDefault="00341B5B">
      <w:pPr>
        <w:widowControl/>
        <w:spacing w:line="240" w:lineRule="auto"/>
        <w:rPr>
          <w:sz w:val="22"/>
          <w:szCs w:val="22"/>
          <w:lang w:val="pt-BR"/>
          <w:rPrChange w:id="883" w:author="Ines" w:date="2022-06-09T10:07:00Z">
            <w:rPr>
              <w:sz w:val="22"/>
              <w:szCs w:val="22"/>
            </w:rPr>
          </w:rPrChange>
        </w:rPr>
      </w:pPr>
    </w:p>
    <w:p w14:paraId="779788A7" w14:textId="1CB90D51" w:rsidR="00390560" w:rsidRDefault="00390560" w:rsidP="00390560">
      <w:pPr>
        <w:pStyle w:val="Ttulo3"/>
        <w:numPr>
          <w:ilvl w:val="2"/>
          <w:numId w:val="9"/>
        </w:numPr>
        <w:rPr>
          <w:ins w:id="884" w:author="Igor Santiago" w:date="2022-06-09T00:54:00Z"/>
        </w:rPr>
      </w:pPr>
      <w:bookmarkStart w:id="885" w:name="_Toc105669247"/>
      <w:ins w:id="886" w:author="Igor Santiago" w:date="2022-06-09T00:53:00Z">
        <w:r>
          <w:rPr>
            <w:noProof/>
            <w:color w:val="000000"/>
            <w:bdr w:val="none" w:sz="0" w:space="0" w:color="auto" w:frame="1"/>
          </w:rPr>
          <w:drawing>
            <wp:anchor distT="0" distB="0" distL="114300" distR="114300" simplePos="0" relativeHeight="251658240" behindDoc="0" locked="0" layoutInCell="1" allowOverlap="1" wp14:anchorId="6DB8238E" wp14:editId="02409EF7">
              <wp:simplePos x="0" y="0"/>
              <wp:positionH relativeFrom="margin">
                <wp:align>center</wp:align>
              </wp:positionH>
              <wp:positionV relativeFrom="paragraph">
                <wp:posOffset>262255</wp:posOffset>
              </wp:positionV>
              <wp:extent cx="4240530" cy="4216400"/>
              <wp:effectExtent l="0" t="0" r="762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0530" cy="4216400"/>
                      </a:xfrm>
                      <a:prstGeom prst="rect">
                        <a:avLst/>
                      </a:prstGeom>
                      <a:noFill/>
                      <a:ln>
                        <a:noFill/>
                      </a:ln>
                    </pic:spPr>
                  </pic:pic>
                </a:graphicData>
              </a:graphic>
            </wp:anchor>
          </w:drawing>
        </w:r>
      </w:ins>
      <w:proofErr w:type="spellStart"/>
      <w:ins w:id="887" w:author="Igor Santiago" w:date="2022-06-09T00:54:00Z">
        <w:r>
          <w:t>Diagrama</w:t>
        </w:r>
        <w:proofErr w:type="spellEnd"/>
        <w:r>
          <w:t xml:space="preserve"> de </w:t>
        </w:r>
        <w:proofErr w:type="spellStart"/>
        <w:r>
          <w:t>contexto</w:t>
        </w:r>
        <w:bookmarkEnd w:id="885"/>
        <w:proofErr w:type="spellEnd"/>
      </w:ins>
    </w:p>
    <w:p w14:paraId="492B2620" w14:textId="4F5F7930" w:rsidR="00341B5B" w:rsidDel="00390560" w:rsidRDefault="003E6BDD">
      <w:pPr>
        <w:widowControl/>
        <w:pBdr>
          <w:top w:val="nil"/>
          <w:left w:val="nil"/>
          <w:bottom w:val="nil"/>
          <w:right w:val="nil"/>
          <w:between w:val="nil"/>
        </w:pBdr>
        <w:spacing w:line="240" w:lineRule="auto"/>
        <w:ind w:left="708"/>
        <w:jc w:val="both"/>
        <w:rPr>
          <w:del w:id="888" w:author="Igor Santiago" w:date="2022-06-09T00:53:00Z"/>
          <w:color w:val="000000"/>
        </w:rPr>
      </w:pPr>
      <w:del w:id="889" w:author="Igor Santiago" w:date="2022-06-09T00:53:00Z">
        <w:r w:rsidDel="00390560">
          <w:rPr>
            <w:color w:val="000000"/>
          </w:rPr>
          <w:delText xml:space="preserve">Inclui-se aqui o diagrama de contexto do sistema. </w:delText>
        </w:r>
      </w:del>
    </w:p>
    <w:p w14:paraId="17627D6F" w14:textId="3652C87A" w:rsidR="00341B5B" w:rsidDel="00390560" w:rsidRDefault="00341B5B">
      <w:pPr>
        <w:widowControl/>
        <w:pBdr>
          <w:top w:val="nil"/>
          <w:left w:val="nil"/>
          <w:bottom w:val="nil"/>
          <w:right w:val="nil"/>
          <w:between w:val="nil"/>
        </w:pBdr>
        <w:spacing w:line="240" w:lineRule="auto"/>
        <w:ind w:left="708"/>
        <w:jc w:val="both"/>
        <w:rPr>
          <w:del w:id="890" w:author="Igor Santiago" w:date="2022-06-09T00:53:00Z"/>
          <w:color w:val="000000"/>
        </w:rPr>
      </w:pPr>
    </w:p>
    <w:p w14:paraId="3872BCB4" w14:textId="0F240EF1" w:rsidR="00341B5B" w:rsidRDefault="003E6BDD">
      <w:pPr>
        <w:widowControl/>
        <w:pBdr>
          <w:top w:val="nil"/>
          <w:left w:val="nil"/>
          <w:bottom w:val="nil"/>
          <w:right w:val="nil"/>
          <w:between w:val="nil"/>
        </w:pBdr>
        <w:spacing w:line="240" w:lineRule="auto"/>
        <w:ind w:left="708"/>
        <w:jc w:val="both"/>
        <w:rPr>
          <w:color w:val="0070C0"/>
          <w:sz w:val="18"/>
          <w:szCs w:val="18"/>
        </w:rPr>
      </w:pPr>
      <w:del w:id="891" w:author="Igor Santiago" w:date="2022-06-09T00:53:00Z">
        <w:r w:rsidDel="00390560">
          <w:rPr>
            <w:color w:val="0070C0"/>
            <w:sz w:val="18"/>
            <w:szCs w:val="18"/>
          </w:rPr>
          <w:delText>Isto é, um diagrama de casos de uso que mostre as interfaces do sistema em seu ambiente de operação. É importante apresentar os diversos atores (tipos de usuários) que interagem com o sistema, sejam esses atores pessoas, hardware ou outro sistema. Cada caso de uso corresponde a um serviço (macro funcionalidade) oferecido pelo sistema.</w:delText>
        </w:r>
      </w:del>
    </w:p>
    <w:p w14:paraId="24BE13C5" w14:textId="77777777" w:rsidR="00341B5B" w:rsidRDefault="00341B5B">
      <w:pPr>
        <w:widowControl/>
        <w:pBdr>
          <w:top w:val="nil"/>
          <w:left w:val="nil"/>
          <w:bottom w:val="nil"/>
          <w:right w:val="nil"/>
          <w:between w:val="nil"/>
        </w:pBdr>
        <w:spacing w:line="240" w:lineRule="auto"/>
        <w:ind w:left="708"/>
        <w:jc w:val="both"/>
        <w:rPr>
          <w:color w:val="0070C0"/>
          <w:sz w:val="18"/>
          <w:szCs w:val="18"/>
        </w:rPr>
      </w:pPr>
    </w:p>
    <w:p w14:paraId="2B091FE5" w14:textId="0B627492" w:rsidR="00341B5B" w:rsidRDefault="003E6BDD">
      <w:pPr>
        <w:widowControl/>
        <w:pBdr>
          <w:top w:val="nil"/>
          <w:left w:val="nil"/>
          <w:bottom w:val="nil"/>
          <w:right w:val="nil"/>
          <w:between w:val="nil"/>
        </w:pBdr>
        <w:spacing w:line="240" w:lineRule="auto"/>
        <w:ind w:left="708"/>
        <w:jc w:val="center"/>
        <w:rPr>
          <w:color w:val="0070C0"/>
          <w:sz w:val="18"/>
          <w:szCs w:val="18"/>
        </w:rPr>
      </w:pPr>
      <w:del w:id="892" w:author="Igor Santiago" w:date="2022-06-09T00:54:00Z">
        <w:r w:rsidDel="00390560">
          <w:rPr>
            <w:noProof/>
            <w:color w:val="0070C0"/>
            <w:sz w:val="18"/>
            <w:szCs w:val="18"/>
          </w:rPr>
          <w:lastRenderedPageBreak/>
          <w:drawing>
            <wp:inline distT="0" distB="0" distL="0" distR="0" wp14:anchorId="047472AB" wp14:editId="5B1EA8EE">
              <wp:extent cx="3162379" cy="313465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62379" cy="3134655"/>
                      </a:xfrm>
                      <a:prstGeom prst="rect">
                        <a:avLst/>
                      </a:prstGeom>
                      <a:ln/>
                    </pic:spPr>
                  </pic:pic>
                </a:graphicData>
              </a:graphic>
            </wp:inline>
          </w:drawing>
        </w:r>
      </w:del>
    </w:p>
    <w:p w14:paraId="181957EE" w14:textId="77777777" w:rsidR="00341B5B" w:rsidRPr="00A44348" w:rsidRDefault="003E6BDD">
      <w:pPr>
        <w:widowControl/>
        <w:pBdr>
          <w:top w:val="nil"/>
          <w:left w:val="nil"/>
          <w:bottom w:val="nil"/>
          <w:right w:val="nil"/>
          <w:between w:val="nil"/>
        </w:pBdr>
        <w:spacing w:line="240" w:lineRule="auto"/>
        <w:ind w:left="708"/>
        <w:jc w:val="center"/>
        <w:rPr>
          <w:sz w:val="18"/>
          <w:szCs w:val="18"/>
          <w:lang w:val="pt-BR"/>
          <w:rPrChange w:id="893" w:author="Ines" w:date="2022-06-09T10:14:00Z">
            <w:rPr>
              <w:color w:val="0070C0"/>
              <w:sz w:val="18"/>
              <w:szCs w:val="18"/>
            </w:rPr>
          </w:rPrChange>
        </w:rPr>
      </w:pPr>
      <w:r w:rsidRPr="00A44348">
        <w:rPr>
          <w:sz w:val="18"/>
          <w:szCs w:val="18"/>
          <w:lang w:val="pt-BR"/>
          <w:rPrChange w:id="894" w:author="Ines" w:date="2022-06-09T10:14:00Z">
            <w:rPr>
              <w:color w:val="0070C0"/>
              <w:sz w:val="18"/>
              <w:szCs w:val="18"/>
            </w:rPr>
          </w:rPrChange>
        </w:rPr>
        <w:t>Figura 1 – Diagrama de Contexto do Sistema</w:t>
      </w:r>
    </w:p>
    <w:p w14:paraId="1F4F00BB" w14:textId="77777777" w:rsidR="00341B5B" w:rsidRDefault="003E6BDD">
      <w:pPr>
        <w:widowControl/>
        <w:pBdr>
          <w:top w:val="nil"/>
          <w:left w:val="nil"/>
          <w:bottom w:val="nil"/>
          <w:right w:val="nil"/>
          <w:between w:val="nil"/>
        </w:pBdr>
        <w:spacing w:line="240" w:lineRule="auto"/>
        <w:ind w:left="708"/>
        <w:jc w:val="both"/>
        <w:rPr>
          <w:color w:val="000000"/>
        </w:rPr>
      </w:pPr>
      <w:r>
        <w:rPr>
          <w:color w:val="000000"/>
        </w:rPr>
        <w:t>.</w:t>
      </w:r>
    </w:p>
    <w:p w14:paraId="34DBD369" w14:textId="77777777" w:rsidR="00341B5B" w:rsidRDefault="003E6BDD">
      <w:pPr>
        <w:pStyle w:val="Ttulo3"/>
        <w:numPr>
          <w:ilvl w:val="2"/>
          <w:numId w:val="9"/>
        </w:numPr>
      </w:pPr>
      <w:bookmarkStart w:id="895" w:name="_Toc105669248"/>
      <w:proofErr w:type="spellStart"/>
      <w:r>
        <w:t>Descricão</w:t>
      </w:r>
      <w:proofErr w:type="spellEnd"/>
      <w:r>
        <w:t xml:space="preserve"> dos </w:t>
      </w:r>
      <w:proofErr w:type="spellStart"/>
      <w:r>
        <w:t>Servicos</w:t>
      </w:r>
      <w:bookmarkEnd w:id="895"/>
      <w:proofErr w:type="spellEnd"/>
    </w:p>
    <w:p w14:paraId="704A35F0" w14:textId="77777777" w:rsidR="00341B5B" w:rsidRDefault="00341B5B"/>
    <w:p w14:paraId="6A042D60" w14:textId="3A653845" w:rsidR="00341B5B" w:rsidDel="00390560" w:rsidRDefault="003E6BDD">
      <w:pPr>
        <w:widowControl/>
        <w:pBdr>
          <w:top w:val="nil"/>
          <w:left w:val="nil"/>
          <w:bottom w:val="nil"/>
          <w:right w:val="nil"/>
          <w:between w:val="nil"/>
        </w:pBdr>
        <w:spacing w:line="240" w:lineRule="auto"/>
        <w:ind w:left="708"/>
        <w:jc w:val="both"/>
        <w:rPr>
          <w:del w:id="896" w:author="Igor Santiago" w:date="2022-06-09T00:55:00Z"/>
          <w:color w:val="000000"/>
        </w:rPr>
      </w:pPr>
      <w:del w:id="897" w:author="Igor Santiago" w:date="2022-06-09T00:55:00Z">
        <w:r w:rsidDel="00390560">
          <w:rPr>
            <w:color w:val="000000"/>
          </w:rPr>
          <w:delText xml:space="preserve">Identifica-se aqui as principais funções que o produto desempenhará. </w:delText>
        </w:r>
      </w:del>
    </w:p>
    <w:p w14:paraId="3D4D9903" w14:textId="582C92DC" w:rsidR="00341B5B" w:rsidDel="00390560" w:rsidRDefault="00341B5B">
      <w:pPr>
        <w:widowControl/>
        <w:pBdr>
          <w:top w:val="nil"/>
          <w:left w:val="nil"/>
          <w:bottom w:val="nil"/>
          <w:right w:val="nil"/>
          <w:between w:val="nil"/>
        </w:pBdr>
        <w:spacing w:line="240" w:lineRule="auto"/>
        <w:ind w:left="708"/>
        <w:jc w:val="both"/>
        <w:rPr>
          <w:del w:id="898" w:author="Igor Santiago" w:date="2022-06-09T00:55:00Z"/>
          <w:color w:val="000000"/>
        </w:rPr>
      </w:pPr>
    </w:p>
    <w:p w14:paraId="64F3D976" w14:textId="7A68BD36" w:rsidR="00341B5B" w:rsidDel="00390560" w:rsidRDefault="003E6BDD">
      <w:pPr>
        <w:widowControl/>
        <w:pBdr>
          <w:top w:val="nil"/>
          <w:left w:val="nil"/>
          <w:bottom w:val="nil"/>
          <w:right w:val="nil"/>
          <w:between w:val="nil"/>
        </w:pBdr>
        <w:spacing w:line="240" w:lineRule="auto"/>
        <w:ind w:left="708"/>
        <w:jc w:val="both"/>
        <w:rPr>
          <w:del w:id="899" w:author="Igor Santiago" w:date="2022-06-09T00:55:00Z"/>
          <w:color w:val="0070C0"/>
          <w:sz w:val="18"/>
          <w:szCs w:val="18"/>
        </w:rPr>
      </w:pPr>
      <w:del w:id="900" w:author="Igor Santiago" w:date="2022-06-09T00:55:00Z">
        <w:r w:rsidDel="00390560">
          <w:rPr>
            <w:color w:val="0070C0"/>
            <w:sz w:val="18"/>
            <w:szCs w:val="18"/>
          </w:rPr>
          <w:delText>Descreve-se de forma concisa e objetiva cada serviço. Cada servi</w:delText>
        </w:r>
        <w:r w:rsidDel="00390560">
          <w:rPr>
            <w:color w:val="0070C0"/>
          </w:rPr>
          <w:delText>ço</w:delText>
        </w:r>
        <w:r w:rsidDel="00390560">
          <w:rPr>
            <w:color w:val="0070C0"/>
            <w:sz w:val="18"/>
            <w:szCs w:val="18"/>
          </w:rPr>
          <w:delText xml:space="preserve"> corresponde a um dos casos de uso presentes no diagrama de contexto.</w:delText>
        </w:r>
      </w:del>
    </w:p>
    <w:p w14:paraId="79EA67BE" w14:textId="77777777" w:rsidR="00341B5B" w:rsidRDefault="00341B5B">
      <w:pPr>
        <w:widowControl/>
        <w:pBdr>
          <w:top w:val="nil"/>
          <w:left w:val="nil"/>
          <w:bottom w:val="nil"/>
          <w:right w:val="nil"/>
          <w:between w:val="nil"/>
        </w:pBdr>
        <w:spacing w:line="240" w:lineRule="auto"/>
        <w:ind w:left="708"/>
        <w:jc w:val="both"/>
        <w:rPr>
          <w:color w:val="0070C0"/>
        </w:rPr>
      </w:pPr>
    </w:p>
    <w:p w14:paraId="309AE919" w14:textId="77777777" w:rsidR="00341B5B" w:rsidRPr="00390560" w:rsidRDefault="003E6BDD">
      <w:pPr>
        <w:keepNext/>
        <w:widowControl/>
        <w:pBdr>
          <w:top w:val="nil"/>
          <w:left w:val="nil"/>
          <w:bottom w:val="nil"/>
          <w:right w:val="nil"/>
          <w:between w:val="nil"/>
        </w:pBdr>
        <w:spacing w:line="240" w:lineRule="auto"/>
        <w:jc w:val="center"/>
        <w:rPr>
          <w:b/>
          <w:rPrChange w:id="901" w:author="Igor Santiago" w:date="2022-06-09T00:55:00Z">
            <w:rPr>
              <w:b/>
              <w:color w:val="0070C0"/>
            </w:rPr>
          </w:rPrChange>
        </w:rPr>
      </w:pPr>
      <w:proofErr w:type="spellStart"/>
      <w:r w:rsidRPr="00390560">
        <w:rPr>
          <w:b/>
          <w:rPrChange w:id="902" w:author="Igor Santiago" w:date="2022-06-09T00:55:00Z">
            <w:rPr>
              <w:b/>
              <w:color w:val="0070C0"/>
            </w:rPr>
          </w:rPrChange>
        </w:rPr>
        <w:t>Tabela</w:t>
      </w:r>
      <w:proofErr w:type="spellEnd"/>
      <w:r w:rsidRPr="00390560">
        <w:rPr>
          <w:b/>
          <w:rPrChange w:id="903" w:author="Igor Santiago" w:date="2022-06-09T00:55:00Z">
            <w:rPr>
              <w:b/>
              <w:color w:val="0070C0"/>
            </w:rPr>
          </w:rPrChange>
        </w:rPr>
        <w:t xml:space="preserve"> 1: Lista de </w:t>
      </w:r>
      <w:proofErr w:type="spellStart"/>
      <w:r w:rsidRPr="00390560">
        <w:rPr>
          <w:b/>
          <w:rPrChange w:id="904" w:author="Igor Santiago" w:date="2022-06-09T00:55:00Z">
            <w:rPr>
              <w:b/>
              <w:color w:val="0070C0"/>
            </w:rPr>
          </w:rPrChange>
        </w:rPr>
        <w:t>Servicos</w:t>
      </w:r>
      <w:proofErr w:type="spellEnd"/>
      <w:r w:rsidRPr="00390560">
        <w:rPr>
          <w:b/>
          <w:rPrChange w:id="905" w:author="Igor Santiago" w:date="2022-06-09T00:55:00Z">
            <w:rPr>
              <w:b/>
              <w:color w:val="0070C0"/>
            </w:rPr>
          </w:rPrChange>
        </w:rPr>
        <w:t xml:space="preserve"> </w:t>
      </w:r>
    </w:p>
    <w:tbl>
      <w:tblPr>
        <w:tblStyle w:val="a0"/>
        <w:tblW w:w="8127"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1094"/>
        <w:gridCol w:w="2340"/>
        <w:gridCol w:w="4693"/>
      </w:tblGrid>
      <w:tr w:rsidR="00341B5B" w14:paraId="63B2A708" w14:textId="77777777">
        <w:trPr>
          <w:tblHeader/>
          <w:jc w:val="center"/>
        </w:trPr>
        <w:tc>
          <w:tcPr>
            <w:tcW w:w="1094" w:type="dxa"/>
            <w:shd w:val="clear" w:color="auto" w:fill="003366"/>
            <w:vAlign w:val="center"/>
          </w:tcPr>
          <w:p w14:paraId="41ED2E56" w14:textId="77777777" w:rsidR="00341B5B" w:rsidRDefault="003E6BDD">
            <w:pPr>
              <w:jc w:val="center"/>
              <w:rPr>
                <w:b/>
                <w:color w:val="FFFFFF"/>
              </w:rPr>
            </w:pPr>
            <w:proofErr w:type="spellStart"/>
            <w:r>
              <w:rPr>
                <w:b/>
                <w:color w:val="FFFFFF"/>
              </w:rPr>
              <w:t>Número</w:t>
            </w:r>
            <w:proofErr w:type="spellEnd"/>
          </w:p>
        </w:tc>
        <w:tc>
          <w:tcPr>
            <w:tcW w:w="2340" w:type="dxa"/>
            <w:shd w:val="clear" w:color="auto" w:fill="003366"/>
            <w:vAlign w:val="center"/>
          </w:tcPr>
          <w:p w14:paraId="4317734E" w14:textId="77777777" w:rsidR="00341B5B" w:rsidRDefault="003E6BDD">
            <w:pPr>
              <w:jc w:val="center"/>
              <w:rPr>
                <w:b/>
                <w:color w:val="FFFFFF"/>
              </w:rPr>
            </w:pPr>
            <w:r>
              <w:rPr>
                <w:b/>
              </w:rPr>
              <w:t xml:space="preserve">Caso de </w:t>
            </w:r>
            <w:proofErr w:type="spellStart"/>
            <w:r>
              <w:rPr>
                <w:b/>
              </w:rPr>
              <w:t>Uso</w:t>
            </w:r>
            <w:proofErr w:type="spellEnd"/>
          </w:p>
        </w:tc>
        <w:tc>
          <w:tcPr>
            <w:tcW w:w="4693" w:type="dxa"/>
            <w:shd w:val="clear" w:color="auto" w:fill="003366"/>
            <w:vAlign w:val="center"/>
          </w:tcPr>
          <w:p w14:paraId="75AF5DE9" w14:textId="77777777" w:rsidR="00341B5B" w:rsidRDefault="003E6BDD">
            <w:pPr>
              <w:jc w:val="center"/>
              <w:rPr>
                <w:b/>
                <w:color w:val="FFFFFF"/>
              </w:rPr>
            </w:pPr>
            <w:proofErr w:type="spellStart"/>
            <w:r>
              <w:rPr>
                <w:b/>
                <w:color w:val="FFFFFF"/>
              </w:rPr>
              <w:t>Des</w:t>
            </w:r>
            <w:r>
              <w:rPr>
                <w:b/>
              </w:rPr>
              <w:t>cri</w:t>
            </w:r>
            <w:r>
              <w:rPr>
                <w:b/>
                <w:color w:val="FFFFFF"/>
              </w:rPr>
              <w:t>ção</w:t>
            </w:r>
            <w:proofErr w:type="spellEnd"/>
          </w:p>
        </w:tc>
      </w:tr>
      <w:tr w:rsidR="00341B5B" w:rsidRPr="00432DC2" w14:paraId="3DC595C3" w14:textId="77777777">
        <w:trPr>
          <w:cantSplit/>
          <w:jc w:val="center"/>
        </w:trPr>
        <w:tc>
          <w:tcPr>
            <w:tcW w:w="1094" w:type="dxa"/>
            <w:vAlign w:val="center"/>
          </w:tcPr>
          <w:p w14:paraId="57BED39E"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1</w:t>
            </w:r>
          </w:p>
        </w:tc>
        <w:tc>
          <w:tcPr>
            <w:tcW w:w="2340" w:type="dxa"/>
            <w:vAlign w:val="center"/>
          </w:tcPr>
          <w:p w14:paraId="4EC93BF3" w14:textId="241BD399" w:rsidR="00341B5B" w:rsidRDefault="00390560">
            <w:pPr>
              <w:widowControl/>
              <w:pBdr>
                <w:top w:val="nil"/>
                <w:left w:val="nil"/>
                <w:bottom w:val="nil"/>
                <w:right w:val="nil"/>
                <w:between w:val="nil"/>
              </w:pBdr>
              <w:spacing w:before="120" w:after="120" w:line="240" w:lineRule="auto"/>
              <w:rPr>
                <w:color w:val="0070C0"/>
              </w:rPr>
            </w:pPr>
            <w:proofErr w:type="spellStart"/>
            <w:ins w:id="906" w:author="Igor Santiago" w:date="2022-06-09T00:55:00Z">
              <w:r w:rsidRPr="00390560">
                <w:rPr>
                  <w:rPrChange w:id="907" w:author="Igor Santiago" w:date="2022-06-09T00:55:00Z">
                    <w:rPr>
                      <w:color w:val="0070C0"/>
                    </w:rPr>
                  </w:rPrChange>
                </w:rPr>
                <w:t>Autenticação</w:t>
              </w:r>
            </w:ins>
            <w:proofErr w:type="spellEnd"/>
            <w:del w:id="908" w:author="Igor Santiago" w:date="2022-06-09T00:55:00Z">
              <w:r w:rsidR="003E6BDD" w:rsidDel="00390560">
                <w:rPr>
                  <w:color w:val="0070C0"/>
                </w:rPr>
                <w:delText>Visualiza</w:delText>
              </w:r>
              <w:r w:rsidR="003E6BDD" w:rsidDel="00390560">
                <w:rPr>
                  <w:rFonts w:ascii="Tahoma" w:eastAsia="Tahoma" w:hAnsi="Tahoma" w:cs="Tahoma"/>
                  <w:color w:val="0070C0"/>
                  <w:sz w:val="18"/>
                  <w:szCs w:val="18"/>
                </w:rPr>
                <w:delText xml:space="preserve">ção de </w:delText>
              </w:r>
              <w:r w:rsidR="003E6BDD" w:rsidDel="00390560">
                <w:rPr>
                  <w:color w:val="0070C0"/>
                </w:rPr>
                <w:delText>mapa topográfico</w:delText>
              </w:r>
            </w:del>
          </w:p>
        </w:tc>
        <w:tc>
          <w:tcPr>
            <w:tcW w:w="4693" w:type="dxa"/>
            <w:vAlign w:val="center"/>
          </w:tcPr>
          <w:p w14:paraId="190DB42B" w14:textId="43CDA85E" w:rsidR="00341B5B" w:rsidRPr="00A44348" w:rsidRDefault="00390560">
            <w:pPr>
              <w:widowControl/>
              <w:pBdr>
                <w:top w:val="nil"/>
                <w:left w:val="nil"/>
                <w:bottom w:val="nil"/>
                <w:right w:val="nil"/>
                <w:between w:val="nil"/>
              </w:pBdr>
              <w:spacing w:before="120" w:after="120" w:line="240" w:lineRule="auto"/>
              <w:rPr>
                <w:lang w:val="pt-BR"/>
                <w:rPrChange w:id="909" w:author="Ines" w:date="2022-06-09T10:14:00Z">
                  <w:rPr>
                    <w:color w:val="0070C0"/>
                  </w:rPr>
                </w:rPrChange>
              </w:rPr>
            </w:pPr>
            <w:ins w:id="910" w:author="Igor Santiago" w:date="2022-06-09T00:55:00Z">
              <w:r w:rsidRPr="00A44348">
                <w:rPr>
                  <w:lang w:val="pt-BR"/>
                  <w:rPrChange w:id="911" w:author="Ines" w:date="2022-06-09T10:14:00Z">
                    <w:rPr/>
                  </w:rPrChange>
                </w:rPr>
                <w:t xml:space="preserve">O usuário entra com seu nome de usuário e senha e faz login no </w:t>
              </w:r>
            </w:ins>
            <w:ins w:id="912" w:author="Igor Santiago" w:date="2022-06-09T00:57:00Z">
              <w:r w:rsidRPr="00A44348">
                <w:rPr>
                  <w:lang w:val="pt-BR"/>
                  <w:rPrChange w:id="913" w:author="Ines" w:date="2022-06-09T10:14:00Z">
                    <w:rPr/>
                  </w:rPrChange>
                </w:rPr>
                <w:t>Sistema.</w:t>
              </w:r>
            </w:ins>
            <w:del w:id="914" w:author="Igor Santiago" w:date="2022-06-09T00:55:00Z">
              <w:r w:rsidR="003E6BDD" w:rsidRPr="00A44348" w:rsidDel="00390560">
                <w:rPr>
                  <w:lang w:val="pt-BR"/>
                  <w:rPrChange w:id="915" w:author="Ines" w:date="2022-06-09T10:14:00Z">
                    <w:rPr>
                      <w:color w:val="0070C0"/>
                    </w:rPr>
                  </w:rPrChange>
                </w:rPr>
                <w:delText>O usuário carrega um mapa de topografico ele é apresentado na janela principal do sistema</w:delText>
              </w:r>
            </w:del>
          </w:p>
        </w:tc>
      </w:tr>
      <w:tr w:rsidR="00341B5B" w:rsidRPr="00432DC2" w14:paraId="70907877" w14:textId="77777777">
        <w:trPr>
          <w:cantSplit/>
          <w:jc w:val="center"/>
        </w:trPr>
        <w:tc>
          <w:tcPr>
            <w:tcW w:w="1094" w:type="dxa"/>
            <w:vAlign w:val="center"/>
          </w:tcPr>
          <w:p w14:paraId="600F1FE5"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2</w:t>
            </w:r>
          </w:p>
        </w:tc>
        <w:tc>
          <w:tcPr>
            <w:tcW w:w="2340" w:type="dxa"/>
            <w:vAlign w:val="center"/>
          </w:tcPr>
          <w:p w14:paraId="3F478E06" w14:textId="7DE78B63" w:rsidR="00341B5B" w:rsidRPr="00390560" w:rsidRDefault="00390560">
            <w:pPr>
              <w:widowControl/>
              <w:pBdr>
                <w:top w:val="nil"/>
                <w:left w:val="nil"/>
                <w:bottom w:val="nil"/>
                <w:right w:val="nil"/>
                <w:between w:val="nil"/>
              </w:pBdr>
              <w:spacing w:before="120" w:after="120" w:line="240" w:lineRule="auto"/>
              <w:rPr>
                <w:rPrChange w:id="916" w:author="Igor Santiago" w:date="2022-06-09T00:58:00Z">
                  <w:rPr>
                    <w:color w:val="0070C0"/>
                  </w:rPr>
                </w:rPrChange>
              </w:rPr>
            </w:pPr>
            <w:proofErr w:type="spellStart"/>
            <w:ins w:id="917" w:author="Igor Santiago" w:date="2022-06-09T00:56:00Z">
              <w:r w:rsidRPr="00390560">
                <w:rPr>
                  <w:rPrChange w:id="918" w:author="Igor Santiago" w:date="2022-06-09T00:58:00Z">
                    <w:rPr>
                      <w:color w:val="0070C0"/>
                    </w:rPr>
                  </w:rPrChange>
                </w:rPr>
                <w:t>Gestão</w:t>
              </w:r>
              <w:proofErr w:type="spellEnd"/>
              <w:r w:rsidRPr="00390560">
                <w:rPr>
                  <w:rPrChange w:id="919" w:author="Igor Santiago" w:date="2022-06-09T00:58:00Z">
                    <w:rPr>
                      <w:color w:val="0070C0"/>
                    </w:rPr>
                  </w:rPrChange>
                </w:rPr>
                <w:t xml:space="preserve"> de </w:t>
              </w:r>
              <w:proofErr w:type="spellStart"/>
              <w:r w:rsidRPr="00390560">
                <w:rPr>
                  <w:rPrChange w:id="920" w:author="Igor Santiago" w:date="2022-06-09T00:58:00Z">
                    <w:rPr>
                      <w:color w:val="0070C0"/>
                    </w:rPr>
                  </w:rPrChange>
                </w:rPr>
                <w:t>compra</w:t>
              </w:r>
              <w:proofErr w:type="spellEnd"/>
              <w:r w:rsidRPr="00390560">
                <w:rPr>
                  <w:rPrChange w:id="921" w:author="Igor Santiago" w:date="2022-06-09T00:58:00Z">
                    <w:rPr>
                      <w:color w:val="0070C0"/>
                    </w:rPr>
                  </w:rPrChange>
                </w:rPr>
                <w:t>/</w:t>
              </w:r>
              <w:proofErr w:type="spellStart"/>
              <w:r w:rsidRPr="00390560">
                <w:rPr>
                  <w:rPrChange w:id="922" w:author="Igor Santiago" w:date="2022-06-09T00:58:00Z">
                    <w:rPr>
                      <w:color w:val="0070C0"/>
                    </w:rPr>
                  </w:rPrChange>
                </w:rPr>
                <w:t>venda</w:t>
              </w:r>
            </w:ins>
            <w:proofErr w:type="spellEnd"/>
            <w:del w:id="923" w:author="Igor Santiago" w:date="2022-06-09T00:56:00Z">
              <w:r w:rsidR="003E6BDD" w:rsidRPr="00390560" w:rsidDel="00390560">
                <w:rPr>
                  <w:rPrChange w:id="924" w:author="Igor Santiago" w:date="2022-06-09T00:58:00Z">
                    <w:rPr>
                      <w:color w:val="0070C0"/>
                    </w:rPr>
                  </w:rPrChange>
                </w:rPr>
                <w:delText>Atualizacão de documentos</w:delText>
              </w:r>
            </w:del>
          </w:p>
        </w:tc>
        <w:tc>
          <w:tcPr>
            <w:tcW w:w="4693" w:type="dxa"/>
            <w:vAlign w:val="center"/>
          </w:tcPr>
          <w:p w14:paraId="3720635B" w14:textId="3BE49BB9" w:rsidR="00341B5B" w:rsidRPr="00A44348" w:rsidRDefault="00390560">
            <w:pPr>
              <w:widowControl/>
              <w:pBdr>
                <w:top w:val="nil"/>
                <w:left w:val="nil"/>
                <w:bottom w:val="nil"/>
                <w:right w:val="nil"/>
                <w:between w:val="nil"/>
              </w:pBdr>
              <w:spacing w:before="120" w:after="120" w:line="240" w:lineRule="auto"/>
              <w:rPr>
                <w:lang w:val="pt-BR"/>
                <w:rPrChange w:id="925" w:author="Ines" w:date="2022-06-09T10:14:00Z">
                  <w:rPr>
                    <w:color w:val="0070C0"/>
                  </w:rPr>
                </w:rPrChange>
              </w:rPr>
            </w:pPr>
            <w:ins w:id="926" w:author="Igor Santiago" w:date="2022-06-09T00:56:00Z">
              <w:r w:rsidRPr="00A44348">
                <w:rPr>
                  <w:lang w:val="pt-BR"/>
                  <w:rPrChange w:id="927" w:author="Ines" w:date="2022-06-09T10:14:00Z">
                    <w:rPr>
                      <w:color w:val="0070C0"/>
                    </w:rPr>
                  </w:rPrChange>
                </w:rPr>
                <w:t>O usuário indica uma compra ou uma venda no sistem</w:t>
              </w:r>
            </w:ins>
            <w:del w:id="928" w:author="Igor Santiago" w:date="2022-06-09T00:56:00Z">
              <w:r w:rsidR="003E6BDD" w:rsidRPr="00A44348" w:rsidDel="00390560">
                <w:rPr>
                  <w:lang w:val="pt-BR"/>
                  <w:rPrChange w:id="929" w:author="Ines" w:date="2022-06-09T10:14:00Z">
                    <w:rPr>
                      <w:color w:val="0070C0"/>
                    </w:rPr>
                  </w:rPrChange>
                </w:rPr>
                <w:delText>O usuário autentica-se no servidor do sistema e cria/atualiza arquivos no formato .doc</w:delText>
              </w:r>
            </w:del>
            <w:ins w:id="930" w:author="Igor Santiago" w:date="2022-06-09T00:56:00Z">
              <w:r w:rsidRPr="00A44348">
                <w:rPr>
                  <w:lang w:val="pt-BR"/>
                  <w:rPrChange w:id="931" w:author="Ines" w:date="2022-06-09T10:14:00Z">
                    <w:rPr>
                      <w:color w:val="0070C0"/>
                    </w:rPr>
                  </w:rPrChange>
                </w:rPr>
                <w:t>a</w:t>
              </w:r>
            </w:ins>
            <w:ins w:id="932" w:author="Igor Santiago" w:date="2022-06-09T00:57:00Z">
              <w:r w:rsidRPr="00A44348">
                <w:rPr>
                  <w:lang w:val="pt-BR"/>
                  <w:rPrChange w:id="933" w:author="Ines" w:date="2022-06-09T10:14:00Z">
                    <w:rPr>
                      <w:color w:val="0070C0"/>
                    </w:rPr>
                  </w:rPrChange>
                </w:rPr>
                <w:t>.</w:t>
              </w:r>
            </w:ins>
          </w:p>
        </w:tc>
      </w:tr>
      <w:tr w:rsidR="00341B5B" w:rsidRPr="00432DC2" w14:paraId="274112BE" w14:textId="77777777">
        <w:trPr>
          <w:cantSplit/>
          <w:jc w:val="center"/>
        </w:trPr>
        <w:tc>
          <w:tcPr>
            <w:tcW w:w="1094" w:type="dxa"/>
            <w:vAlign w:val="center"/>
          </w:tcPr>
          <w:p w14:paraId="716A6856"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3</w:t>
            </w:r>
          </w:p>
        </w:tc>
        <w:tc>
          <w:tcPr>
            <w:tcW w:w="2340" w:type="dxa"/>
            <w:vAlign w:val="center"/>
          </w:tcPr>
          <w:p w14:paraId="1A3195DE" w14:textId="6C7538AC" w:rsidR="00341B5B" w:rsidRPr="00390560" w:rsidRDefault="00390560">
            <w:pPr>
              <w:widowControl/>
              <w:spacing w:before="120" w:after="120" w:line="240" w:lineRule="auto"/>
              <w:rPr>
                <w:rPrChange w:id="934" w:author="Igor Santiago" w:date="2022-06-09T00:58:00Z">
                  <w:rPr>
                    <w:color w:val="0070C0"/>
                  </w:rPr>
                </w:rPrChange>
              </w:rPr>
              <w:pPrChange w:id="935" w:author="Igor Santiago" w:date="2022-06-09T00:58:00Z">
                <w:pPr>
                  <w:widowControl/>
                  <w:pBdr>
                    <w:top w:val="nil"/>
                    <w:left w:val="nil"/>
                    <w:bottom w:val="nil"/>
                    <w:right w:val="nil"/>
                    <w:between w:val="nil"/>
                  </w:pBdr>
                  <w:spacing w:before="120" w:after="120" w:line="240" w:lineRule="auto"/>
                </w:pPr>
              </w:pPrChange>
            </w:pPr>
            <w:proofErr w:type="spellStart"/>
            <w:ins w:id="936" w:author="Igor Santiago" w:date="2022-06-09T00:56:00Z">
              <w:r w:rsidRPr="00390560">
                <w:rPr>
                  <w:rPrChange w:id="937" w:author="Igor Santiago" w:date="2022-06-09T00:58:00Z">
                    <w:rPr>
                      <w:color w:val="0070C0"/>
                    </w:rPr>
                  </w:rPrChange>
                </w:rPr>
                <w:t>Gestão</w:t>
              </w:r>
              <w:proofErr w:type="spellEnd"/>
              <w:r w:rsidRPr="00390560">
                <w:rPr>
                  <w:rPrChange w:id="938" w:author="Igor Santiago" w:date="2022-06-09T00:58:00Z">
                    <w:rPr>
                      <w:color w:val="0070C0"/>
                    </w:rPr>
                  </w:rPrChange>
                </w:rPr>
                <w:t xml:space="preserve"> de </w:t>
              </w:r>
              <w:proofErr w:type="spellStart"/>
              <w:r w:rsidRPr="00390560">
                <w:rPr>
                  <w:rPrChange w:id="939" w:author="Igor Santiago" w:date="2022-06-09T00:58:00Z">
                    <w:rPr>
                      <w:color w:val="0070C0"/>
                    </w:rPr>
                  </w:rPrChange>
                </w:rPr>
                <w:t>manutenção</w:t>
              </w:r>
            </w:ins>
            <w:proofErr w:type="spellEnd"/>
          </w:p>
        </w:tc>
        <w:tc>
          <w:tcPr>
            <w:tcW w:w="4693" w:type="dxa"/>
            <w:vAlign w:val="center"/>
          </w:tcPr>
          <w:p w14:paraId="7B4F2B67" w14:textId="7C0AA03C" w:rsidR="00341B5B" w:rsidRPr="00A44348" w:rsidRDefault="00390560">
            <w:pPr>
              <w:widowControl/>
              <w:spacing w:before="120" w:after="120" w:line="240" w:lineRule="auto"/>
              <w:rPr>
                <w:lang w:val="pt-BR"/>
                <w:rPrChange w:id="940" w:author="Ines" w:date="2022-06-09T10:14:00Z">
                  <w:rPr>
                    <w:color w:val="0070C0"/>
                  </w:rPr>
                </w:rPrChange>
              </w:rPr>
              <w:pPrChange w:id="941" w:author="Igor Santiago" w:date="2022-06-09T00:58:00Z">
                <w:pPr>
                  <w:widowControl/>
                  <w:pBdr>
                    <w:top w:val="nil"/>
                    <w:left w:val="nil"/>
                    <w:bottom w:val="nil"/>
                    <w:right w:val="nil"/>
                    <w:between w:val="nil"/>
                  </w:pBdr>
                  <w:spacing w:before="120" w:after="120" w:line="240" w:lineRule="auto"/>
                </w:pPr>
              </w:pPrChange>
            </w:pPr>
            <w:ins w:id="942" w:author="Igor Santiago" w:date="2022-06-09T00:56:00Z">
              <w:r w:rsidRPr="00A44348">
                <w:rPr>
                  <w:lang w:val="pt-BR"/>
                  <w:rPrChange w:id="943" w:author="Ines" w:date="2022-06-09T10:14:00Z">
                    <w:rPr>
                      <w:color w:val="0070C0"/>
                    </w:rPr>
                  </w:rPrChange>
                </w:rPr>
                <w:t>O usuário indica uma manutenção em algum veículo.</w:t>
              </w:r>
            </w:ins>
          </w:p>
        </w:tc>
      </w:tr>
      <w:tr w:rsidR="00390560" w:rsidRPr="00432DC2" w14:paraId="7E860E5A" w14:textId="77777777">
        <w:trPr>
          <w:cantSplit/>
          <w:jc w:val="center"/>
          <w:ins w:id="944" w:author="Igor Santiago" w:date="2022-06-09T00:56:00Z"/>
        </w:trPr>
        <w:tc>
          <w:tcPr>
            <w:tcW w:w="1094" w:type="dxa"/>
            <w:vAlign w:val="center"/>
          </w:tcPr>
          <w:p w14:paraId="037D078C" w14:textId="3AE80EC9" w:rsidR="00390560" w:rsidRDefault="00390560">
            <w:pPr>
              <w:widowControl/>
              <w:pBdr>
                <w:top w:val="nil"/>
                <w:left w:val="nil"/>
                <w:bottom w:val="nil"/>
                <w:right w:val="nil"/>
                <w:between w:val="nil"/>
              </w:pBdr>
              <w:spacing w:before="120" w:after="120" w:line="240" w:lineRule="auto"/>
              <w:rPr>
                <w:ins w:id="945" w:author="Igor Santiago" w:date="2022-06-09T00:56:00Z"/>
                <w:color w:val="000000"/>
              </w:rPr>
            </w:pPr>
            <w:ins w:id="946" w:author="Igor Santiago" w:date="2022-06-09T00:57:00Z">
              <w:r>
                <w:rPr>
                  <w:color w:val="000000"/>
                </w:rPr>
                <w:t>4</w:t>
              </w:r>
            </w:ins>
          </w:p>
        </w:tc>
        <w:tc>
          <w:tcPr>
            <w:tcW w:w="2340" w:type="dxa"/>
            <w:vAlign w:val="center"/>
          </w:tcPr>
          <w:p w14:paraId="6E972B05" w14:textId="141CE1CD" w:rsidR="00390560" w:rsidRPr="00390560" w:rsidRDefault="00390560">
            <w:pPr>
              <w:widowControl/>
              <w:spacing w:before="120" w:after="120" w:line="240" w:lineRule="auto"/>
              <w:rPr>
                <w:ins w:id="947" w:author="Igor Santiago" w:date="2022-06-09T00:56:00Z"/>
                <w:rPrChange w:id="948" w:author="Igor Santiago" w:date="2022-06-09T00:58:00Z">
                  <w:rPr>
                    <w:ins w:id="949" w:author="Igor Santiago" w:date="2022-06-09T00:56:00Z"/>
                    <w:color w:val="0070C0"/>
                    <w:sz w:val="20"/>
                    <w:szCs w:val="20"/>
                  </w:rPr>
                </w:rPrChange>
              </w:rPr>
              <w:pPrChange w:id="950" w:author="Igor Santiago" w:date="2022-06-09T00:58:00Z">
                <w:pPr>
                  <w:pStyle w:val="NormalWeb"/>
                  <w:spacing w:before="120" w:after="120"/>
                </w:pPr>
              </w:pPrChange>
            </w:pPr>
            <w:proofErr w:type="spellStart"/>
            <w:ins w:id="951" w:author="Igor Santiago" w:date="2022-06-09T00:57:00Z">
              <w:r w:rsidRPr="00390560">
                <w:rPr>
                  <w:rPrChange w:id="952" w:author="Igor Santiago" w:date="2022-06-09T00:58:00Z">
                    <w:rPr>
                      <w:color w:val="0070C0"/>
                    </w:rPr>
                  </w:rPrChange>
                </w:rPr>
                <w:t>Gestão</w:t>
              </w:r>
              <w:proofErr w:type="spellEnd"/>
              <w:r w:rsidRPr="00390560">
                <w:rPr>
                  <w:rPrChange w:id="953" w:author="Igor Santiago" w:date="2022-06-09T00:58:00Z">
                    <w:rPr>
                      <w:color w:val="0070C0"/>
                    </w:rPr>
                  </w:rPrChange>
                </w:rPr>
                <w:t xml:space="preserve"> de </w:t>
              </w:r>
              <w:proofErr w:type="spellStart"/>
              <w:r w:rsidRPr="00390560">
                <w:rPr>
                  <w:rPrChange w:id="954" w:author="Igor Santiago" w:date="2022-06-09T00:58:00Z">
                    <w:rPr>
                      <w:color w:val="0070C0"/>
                    </w:rPr>
                  </w:rPrChange>
                </w:rPr>
                <w:t>relatórios</w:t>
              </w:r>
            </w:ins>
            <w:proofErr w:type="spellEnd"/>
          </w:p>
        </w:tc>
        <w:tc>
          <w:tcPr>
            <w:tcW w:w="4693" w:type="dxa"/>
            <w:vAlign w:val="center"/>
          </w:tcPr>
          <w:p w14:paraId="385A629E" w14:textId="6D3AC9DA" w:rsidR="00390560" w:rsidRPr="00A44348" w:rsidRDefault="00390560">
            <w:pPr>
              <w:widowControl/>
              <w:spacing w:before="120" w:after="120" w:line="240" w:lineRule="auto"/>
              <w:rPr>
                <w:ins w:id="955" w:author="Igor Santiago" w:date="2022-06-09T00:56:00Z"/>
                <w:lang w:val="pt-BR"/>
                <w:rPrChange w:id="956" w:author="Ines" w:date="2022-06-09T10:14:00Z">
                  <w:rPr>
                    <w:ins w:id="957" w:author="Igor Santiago" w:date="2022-06-09T00:56:00Z"/>
                    <w:color w:val="0070C0"/>
                    <w:sz w:val="20"/>
                    <w:szCs w:val="20"/>
                  </w:rPr>
                </w:rPrChange>
              </w:rPr>
              <w:pPrChange w:id="958" w:author="Igor Santiago" w:date="2022-06-09T00:58:00Z">
                <w:pPr>
                  <w:pStyle w:val="NormalWeb"/>
                  <w:spacing w:before="120" w:after="120"/>
                </w:pPr>
              </w:pPrChange>
            </w:pPr>
            <w:ins w:id="959" w:author="Igor Santiago" w:date="2022-06-09T00:57:00Z">
              <w:r w:rsidRPr="00A44348">
                <w:rPr>
                  <w:lang w:val="pt-BR"/>
                  <w:rPrChange w:id="960" w:author="Ines" w:date="2022-06-09T10:14:00Z">
                    <w:rPr>
                      <w:color w:val="0070C0"/>
                    </w:rPr>
                  </w:rPrChange>
                </w:rPr>
                <w:t>O usuário gera algum relatório dentro do Sistema.</w:t>
              </w:r>
            </w:ins>
          </w:p>
        </w:tc>
      </w:tr>
      <w:tr w:rsidR="00390560" w:rsidRPr="00E85FD7" w14:paraId="36B1DEF8" w14:textId="77777777">
        <w:trPr>
          <w:cantSplit/>
          <w:jc w:val="center"/>
          <w:ins w:id="961" w:author="Igor Santiago" w:date="2022-06-09T00:56:00Z"/>
        </w:trPr>
        <w:tc>
          <w:tcPr>
            <w:tcW w:w="1094" w:type="dxa"/>
            <w:vAlign w:val="center"/>
          </w:tcPr>
          <w:p w14:paraId="3790AF2A" w14:textId="6000A871" w:rsidR="00390560" w:rsidRDefault="00390560">
            <w:pPr>
              <w:widowControl/>
              <w:pBdr>
                <w:top w:val="nil"/>
                <w:left w:val="nil"/>
                <w:bottom w:val="nil"/>
                <w:right w:val="nil"/>
                <w:between w:val="nil"/>
              </w:pBdr>
              <w:spacing w:before="120" w:after="120" w:line="240" w:lineRule="auto"/>
              <w:rPr>
                <w:ins w:id="962" w:author="Igor Santiago" w:date="2022-06-09T00:56:00Z"/>
                <w:color w:val="000000"/>
              </w:rPr>
            </w:pPr>
            <w:ins w:id="963" w:author="Igor Santiago" w:date="2022-06-09T00:57:00Z">
              <w:r>
                <w:rPr>
                  <w:color w:val="000000"/>
                </w:rPr>
                <w:t>5</w:t>
              </w:r>
            </w:ins>
          </w:p>
        </w:tc>
        <w:tc>
          <w:tcPr>
            <w:tcW w:w="2340" w:type="dxa"/>
            <w:vAlign w:val="center"/>
          </w:tcPr>
          <w:p w14:paraId="449CB45A" w14:textId="10A190CB" w:rsidR="00390560" w:rsidRPr="00390560" w:rsidRDefault="00390560">
            <w:pPr>
              <w:widowControl/>
              <w:spacing w:before="120" w:after="120" w:line="240" w:lineRule="auto"/>
              <w:rPr>
                <w:ins w:id="964" w:author="Igor Santiago" w:date="2022-06-09T00:56:00Z"/>
                <w:rPrChange w:id="965" w:author="Igor Santiago" w:date="2022-06-09T00:58:00Z">
                  <w:rPr>
                    <w:ins w:id="966" w:author="Igor Santiago" w:date="2022-06-09T00:56:00Z"/>
                    <w:color w:val="0070C0"/>
                    <w:sz w:val="20"/>
                    <w:szCs w:val="20"/>
                  </w:rPr>
                </w:rPrChange>
              </w:rPr>
              <w:pPrChange w:id="967" w:author="Igor Santiago" w:date="2022-06-09T00:58:00Z">
                <w:pPr>
                  <w:pStyle w:val="NormalWeb"/>
                  <w:spacing w:before="120" w:after="120"/>
                </w:pPr>
              </w:pPrChange>
            </w:pPr>
            <w:proofErr w:type="spellStart"/>
            <w:ins w:id="968" w:author="Igor Santiago" w:date="2022-06-09T00:57:00Z">
              <w:r w:rsidRPr="00390560">
                <w:rPr>
                  <w:rPrChange w:id="969" w:author="Igor Santiago" w:date="2022-06-09T00:58:00Z">
                    <w:rPr>
                      <w:color w:val="0070C0"/>
                    </w:rPr>
                  </w:rPrChange>
                </w:rPr>
                <w:t>Gestão</w:t>
              </w:r>
              <w:proofErr w:type="spellEnd"/>
              <w:r w:rsidRPr="00390560">
                <w:rPr>
                  <w:rPrChange w:id="970" w:author="Igor Santiago" w:date="2022-06-09T00:58:00Z">
                    <w:rPr>
                      <w:color w:val="0070C0"/>
                    </w:rPr>
                  </w:rPrChange>
                </w:rPr>
                <w:t xml:space="preserve"> de </w:t>
              </w:r>
              <w:proofErr w:type="spellStart"/>
              <w:r w:rsidRPr="00390560">
                <w:rPr>
                  <w:rPrChange w:id="971" w:author="Igor Santiago" w:date="2022-06-09T00:58:00Z">
                    <w:rPr>
                      <w:color w:val="0070C0"/>
                    </w:rPr>
                  </w:rPrChange>
                </w:rPr>
                <w:t>vendedores</w:t>
              </w:r>
            </w:ins>
            <w:proofErr w:type="spellEnd"/>
          </w:p>
        </w:tc>
        <w:tc>
          <w:tcPr>
            <w:tcW w:w="4693" w:type="dxa"/>
            <w:vAlign w:val="center"/>
          </w:tcPr>
          <w:p w14:paraId="4ABFAF38" w14:textId="01913D2D" w:rsidR="00390560" w:rsidRPr="00A44348" w:rsidRDefault="00390560">
            <w:pPr>
              <w:widowControl/>
              <w:spacing w:before="120" w:after="120" w:line="240" w:lineRule="auto"/>
              <w:rPr>
                <w:ins w:id="972" w:author="Igor Santiago" w:date="2022-06-09T00:56:00Z"/>
                <w:lang w:val="pt-BR"/>
                <w:rPrChange w:id="973" w:author="Ines" w:date="2022-06-09T10:14:00Z">
                  <w:rPr>
                    <w:ins w:id="974" w:author="Igor Santiago" w:date="2022-06-09T00:56:00Z"/>
                    <w:color w:val="0070C0"/>
                    <w:sz w:val="20"/>
                    <w:szCs w:val="20"/>
                  </w:rPr>
                </w:rPrChange>
              </w:rPr>
              <w:pPrChange w:id="975" w:author="Igor Santiago" w:date="2022-06-09T00:58:00Z">
                <w:pPr>
                  <w:pStyle w:val="NormalWeb"/>
                  <w:spacing w:before="120" w:after="120"/>
                </w:pPr>
              </w:pPrChange>
            </w:pPr>
            <w:ins w:id="976" w:author="Igor Santiago" w:date="2022-06-09T00:57:00Z">
              <w:r w:rsidRPr="00A44348">
                <w:rPr>
                  <w:lang w:val="pt-BR"/>
                  <w:rPrChange w:id="977" w:author="Ines" w:date="2022-06-09T10:14:00Z">
                    <w:rPr>
                      <w:color w:val="0070C0"/>
                    </w:rPr>
                  </w:rPrChange>
                </w:rPr>
                <w:t xml:space="preserve">O administrador tem acesso </w:t>
              </w:r>
              <w:proofErr w:type="gramStart"/>
              <w:r w:rsidRPr="00A44348">
                <w:rPr>
                  <w:lang w:val="pt-BR"/>
                  <w:rPrChange w:id="978" w:author="Ines" w:date="2022-06-09T10:14:00Z">
                    <w:rPr>
                      <w:color w:val="0070C0"/>
                    </w:rPr>
                  </w:rPrChange>
                </w:rPr>
                <w:t>ao gestão</w:t>
              </w:r>
              <w:proofErr w:type="gramEnd"/>
              <w:r w:rsidRPr="00A44348">
                <w:rPr>
                  <w:lang w:val="pt-BR"/>
                  <w:rPrChange w:id="979" w:author="Ines" w:date="2022-06-09T10:14:00Z">
                    <w:rPr>
                      <w:color w:val="0070C0"/>
                    </w:rPr>
                  </w:rPrChange>
                </w:rPr>
                <w:t xml:space="preserve"> de cada vendedor da filial.</w:t>
              </w:r>
            </w:ins>
          </w:p>
        </w:tc>
      </w:tr>
      <w:tr w:rsidR="00390560" w:rsidRPr="00432DC2" w14:paraId="47D8211D" w14:textId="77777777">
        <w:trPr>
          <w:cantSplit/>
          <w:jc w:val="center"/>
          <w:ins w:id="980" w:author="Igor Santiago" w:date="2022-06-09T00:56:00Z"/>
        </w:trPr>
        <w:tc>
          <w:tcPr>
            <w:tcW w:w="1094" w:type="dxa"/>
            <w:vAlign w:val="center"/>
          </w:tcPr>
          <w:p w14:paraId="3BA4CAF7" w14:textId="144ACE1F" w:rsidR="00390560" w:rsidRDefault="00390560">
            <w:pPr>
              <w:widowControl/>
              <w:pBdr>
                <w:top w:val="nil"/>
                <w:left w:val="nil"/>
                <w:bottom w:val="nil"/>
                <w:right w:val="nil"/>
                <w:between w:val="nil"/>
              </w:pBdr>
              <w:spacing w:before="120" w:after="120" w:line="240" w:lineRule="auto"/>
              <w:rPr>
                <w:ins w:id="981" w:author="Igor Santiago" w:date="2022-06-09T00:56:00Z"/>
                <w:color w:val="000000"/>
              </w:rPr>
            </w:pPr>
            <w:ins w:id="982" w:author="Igor Santiago" w:date="2022-06-09T00:57:00Z">
              <w:r>
                <w:rPr>
                  <w:color w:val="000000"/>
                </w:rPr>
                <w:lastRenderedPageBreak/>
                <w:t>6</w:t>
              </w:r>
            </w:ins>
          </w:p>
        </w:tc>
        <w:tc>
          <w:tcPr>
            <w:tcW w:w="2340" w:type="dxa"/>
            <w:vAlign w:val="center"/>
          </w:tcPr>
          <w:p w14:paraId="3C0B384D" w14:textId="6C342B74" w:rsidR="00390560" w:rsidRPr="00390560" w:rsidRDefault="00390560">
            <w:pPr>
              <w:widowControl/>
              <w:spacing w:before="120" w:after="120" w:line="240" w:lineRule="auto"/>
              <w:rPr>
                <w:ins w:id="983" w:author="Igor Santiago" w:date="2022-06-09T00:56:00Z"/>
                <w:rPrChange w:id="984" w:author="Igor Santiago" w:date="2022-06-09T00:58:00Z">
                  <w:rPr>
                    <w:ins w:id="985" w:author="Igor Santiago" w:date="2022-06-09T00:56:00Z"/>
                    <w:color w:val="0070C0"/>
                    <w:sz w:val="20"/>
                    <w:szCs w:val="20"/>
                  </w:rPr>
                </w:rPrChange>
              </w:rPr>
              <w:pPrChange w:id="986" w:author="Igor Santiago" w:date="2022-06-09T00:58:00Z">
                <w:pPr>
                  <w:pStyle w:val="NormalWeb"/>
                  <w:spacing w:before="120" w:after="120"/>
                </w:pPr>
              </w:pPrChange>
            </w:pPr>
            <w:proofErr w:type="spellStart"/>
            <w:ins w:id="987" w:author="Igor Santiago" w:date="2022-06-09T00:58:00Z">
              <w:r w:rsidRPr="00390560">
                <w:rPr>
                  <w:rPrChange w:id="988" w:author="Igor Santiago" w:date="2022-06-09T00:58:00Z">
                    <w:rPr>
                      <w:color w:val="0070C0"/>
                    </w:rPr>
                  </w:rPrChange>
                </w:rPr>
                <w:t>Gestão</w:t>
              </w:r>
              <w:proofErr w:type="spellEnd"/>
              <w:r w:rsidRPr="00390560">
                <w:rPr>
                  <w:rPrChange w:id="989" w:author="Igor Santiago" w:date="2022-06-09T00:58:00Z">
                    <w:rPr>
                      <w:color w:val="0070C0"/>
                    </w:rPr>
                  </w:rPrChange>
                </w:rPr>
                <w:t xml:space="preserve"> de </w:t>
              </w:r>
              <w:proofErr w:type="spellStart"/>
              <w:r w:rsidRPr="00390560">
                <w:rPr>
                  <w:rPrChange w:id="990" w:author="Igor Santiago" w:date="2022-06-09T00:58:00Z">
                    <w:rPr>
                      <w:color w:val="0070C0"/>
                    </w:rPr>
                  </w:rPrChange>
                </w:rPr>
                <w:t>despesas</w:t>
              </w:r>
            </w:ins>
            <w:proofErr w:type="spellEnd"/>
          </w:p>
        </w:tc>
        <w:tc>
          <w:tcPr>
            <w:tcW w:w="4693" w:type="dxa"/>
            <w:vAlign w:val="center"/>
          </w:tcPr>
          <w:p w14:paraId="157BC242" w14:textId="6250DF23" w:rsidR="00390560" w:rsidRPr="00A44348" w:rsidRDefault="00390560">
            <w:pPr>
              <w:widowControl/>
              <w:spacing w:before="120" w:after="120" w:line="240" w:lineRule="auto"/>
              <w:rPr>
                <w:ins w:id="991" w:author="Igor Santiago" w:date="2022-06-09T00:56:00Z"/>
                <w:lang w:val="pt-BR"/>
                <w:rPrChange w:id="992" w:author="Ines" w:date="2022-06-09T10:14:00Z">
                  <w:rPr>
                    <w:ins w:id="993" w:author="Igor Santiago" w:date="2022-06-09T00:56:00Z"/>
                    <w:color w:val="0070C0"/>
                    <w:sz w:val="20"/>
                    <w:szCs w:val="20"/>
                  </w:rPr>
                </w:rPrChange>
              </w:rPr>
              <w:pPrChange w:id="994" w:author="Igor Santiago" w:date="2022-06-09T00:58:00Z">
                <w:pPr>
                  <w:pStyle w:val="NormalWeb"/>
                  <w:spacing w:before="120" w:after="120"/>
                </w:pPr>
              </w:pPrChange>
            </w:pPr>
            <w:ins w:id="995" w:author="Igor Santiago" w:date="2022-06-09T00:58:00Z">
              <w:r w:rsidRPr="00A44348">
                <w:rPr>
                  <w:lang w:val="pt-BR"/>
                  <w:rPrChange w:id="996" w:author="Ines" w:date="2022-06-09T10:14:00Z">
                    <w:rPr>
                      <w:color w:val="0070C0"/>
                    </w:rPr>
                  </w:rPrChange>
                </w:rPr>
                <w:t>O administrador tem acesso às despesas da filial.</w:t>
              </w:r>
            </w:ins>
          </w:p>
        </w:tc>
      </w:tr>
    </w:tbl>
    <w:p w14:paraId="0678D479" w14:textId="2EC2EE9B" w:rsidR="00341B5B" w:rsidRPr="00A44348" w:rsidRDefault="00341B5B">
      <w:pPr>
        <w:widowControl/>
        <w:pBdr>
          <w:top w:val="nil"/>
          <w:left w:val="nil"/>
          <w:bottom w:val="nil"/>
          <w:right w:val="nil"/>
          <w:between w:val="nil"/>
        </w:pBdr>
        <w:spacing w:line="240" w:lineRule="auto"/>
        <w:jc w:val="both"/>
        <w:rPr>
          <w:color w:val="0070C0"/>
          <w:lang w:val="pt-BR"/>
          <w:rPrChange w:id="997" w:author="Ines" w:date="2022-06-09T10:14:00Z">
            <w:rPr>
              <w:color w:val="0070C0"/>
            </w:rPr>
          </w:rPrChange>
        </w:rPr>
      </w:pPr>
    </w:p>
    <w:p w14:paraId="647BEA71" w14:textId="3781E78B" w:rsidR="00341B5B" w:rsidRDefault="00390560">
      <w:pPr>
        <w:pStyle w:val="Ttulo3"/>
        <w:numPr>
          <w:ilvl w:val="2"/>
          <w:numId w:val="9"/>
        </w:numPr>
        <w:rPr>
          <w:ins w:id="998" w:author="Igor Santiago" w:date="2022-06-09T00:58:00Z"/>
        </w:rPr>
      </w:pPr>
      <w:bookmarkStart w:id="999" w:name="_Toc105669249"/>
      <w:ins w:id="1000" w:author="Igor Santiago" w:date="2022-06-09T00:58:00Z">
        <w:r>
          <w:rPr>
            <w:noProof/>
            <w:bdr w:val="none" w:sz="0" w:space="0" w:color="auto" w:frame="1"/>
          </w:rPr>
          <w:drawing>
            <wp:anchor distT="0" distB="0" distL="114300" distR="114300" simplePos="0" relativeHeight="251659264" behindDoc="0" locked="0" layoutInCell="1" allowOverlap="1" wp14:anchorId="22ECEA45" wp14:editId="4B5258F9">
              <wp:simplePos x="0" y="0"/>
              <wp:positionH relativeFrom="column">
                <wp:posOffset>3920595</wp:posOffset>
              </wp:positionH>
              <wp:positionV relativeFrom="paragraph">
                <wp:posOffset>386813</wp:posOffset>
              </wp:positionV>
              <wp:extent cx="1278890" cy="118364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25481" b="23259"/>
                      <a:stretch/>
                    </pic:blipFill>
                    <pic:spPr bwMode="auto">
                      <a:xfrm>
                        <a:off x="0" y="0"/>
                        <a:ext cx="1278890" cy="1183640"/>
                      </a:xfrm>
                      <a:prstGeom prst="rect">
                        <a:avLst/>
                      </a:prstGeom>
                      <a:noFill/>
                      <a:ln>
                        <a:noFill/>
                      </a:ln>
                      <a:extLst>
                        <a:ext uri="{53640926-AAD7-44D8-BBD7-CCE9431645EC}">
                          <a14:shadowObscured xmlns:a14="http://schemas.microsoft.com/office/drawing/2010/main"/>
                        </a:ext>
                      </a:extLst>
                    </pic:spPr>
                  </pic:pic>
                </a:graphicData>
              </a:graphic>
            </wp:anchor>
          </w:drawing>
        </w:r>
      </w:ins>
      <w:proofErr w:type="spellStart"/>
      <w:r w:rsidR="003E6BDD">
        <w:t>Generalizacão</w:t>
      </w:r>
      <w:proofErr w:type="spellEnd"/>
      <w:r w:rsidR="003E6BDD">
        <w:t xml:space="preserve"> dos </w:t>
      </w:r>
      <w:proofErr w:type="spellStart"/>
      <w:r w:rsidR="003E6BDD">
        <w:t>Atores</w:t>
      </w:r>
      <w:bookmarkEnd w:id="999"/>
      <w:proofErr w:type="spellEnd"/>
    </w:p>
    <w:p w14:paraId="42B40A3A" w14:textId="2A8B27C8" w:rsidR="00390560" w:rsidRPr="00390560" w:rsidRDefault="00390560">
      <w:pPr>
        <w:pPrChange w:id="1001" w:author="Igor Santiago" w:date="2022-06-09T00:58:00Z">
          <w:pPr>
            <w:pStyle w:val="Ttulo3"/>
            <w:numPr>
              <w:numId w:val="9"/>
            </w:numPr>
            <w:ind w:left="0" w:firstLine="0"/>
          </w:pPr>
        </w:pPrChange>
      </w:pPr>
      <w:ins w:id="1002" w:author="Igor Santiago" w:date="2022-06-09T00:58:00Z">
        <w:r>
          <w:rPr>
            <w:noProof/>
            <w:bdr w:val="none" w:sz="0" w:space="0" w:color="auto" w:frame="1"/>
          </w:rPr>
          <w:drawing>
            <wp:anchor distT="0" distB="0" distL="114300" distR="114300" simplePos="0" relativeHeight="251661312" behindDoc="0" locked="0" layoutInCell="1" allowOverlap="1" wp14:anchorId="3B5E37D2" wp14:editId="1B6F3D73">
              <wp:simplePos x="0" y="0"/>
              <wp:positionH relativeFrom="column">
                <wp:posOffset>1166495</wp:posOffset>
              </wp:positionH>
              <wp:positionV relativeFrom="paragraph">
                <wp:posOffset>13335</wp:posOffset>
              </wp:positionV>
              <wp:extent cx="1295400" cy="1250950"/>
              <wp:effectExtent l="0" t="0" r="0" b="635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57" b="15193"/>
                      <a:stretch/>
                    </pic:blipFill>
                    <pic:spPr bwMode="auto">
                      <a:xfrm>
                        <a:off x="0" y="0"/>
                        <a:ext cx="1295400" cy="125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0288" behindDoc="0" locked="0" layoutInCell="1" allowOverlap="1" wp14:anchorId="54796FF0" wp14:editId="2C9AE1B4">
              <wp:simplePos x="0" y="0"/>
              <wp:positionH relativeFrom="column">
                <wp:posOffset>2433955</wp:posOffset>
              </wp:positionH>
              <wp:positionV relativeFrom="paragraph">
                <wp:posOffset>277276</wp:posOffset>
              </wp:positionV>
              <wp:extent cx="1458595" cy="1088390"/>
              <wp:effectExtent l="0" t="0" r="825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8595" cy="1088390"/>
                      </a:xfrm>
                      <a:prstGeom prst="rect">
                        <a:avLst/>
                      </a:prstGeom>
                      <a:noFill/>
                      <a:ln>
                        <a:noFill/>
                      </a:ln>
                    </pic:spPr>
                  </pic:pic>
                </a:graphicData>
              </a:graphic>
            </wp:anchor>
          </w:drawing>
        </w:r>
      </w:ins>
    </w:p>
    <w:p w14:paraId="00DDCBA5" w14:textId="2BD6569C" w:rsidR="00341B5B" w:rsidRPr="00390560" w:rsidDel="00390560" w:rsidRDefault="003E6BDD">
      <w:pPr>
        <w:widowControl/>
        <w:pBdr>
          <w:top w:val="nil"/>
          <w:left w:val="nil"/>
          <w:bottom w:val="nil"/>
          <w:right w:val="nil"/>
          <w:between w:val="nil"/>
        </w:pBdr>
        <w:spacing w:line="240" w:lineRule="auto"/>
        <w:ind w:left="708"/>
        <w:jc w:val="both"/>
        <w:rPr>
          <w:del w:id="1003" w:author="Igor Santiago" w:date="2022-06-09T00:58:00Z"/>
          <w:rPrChange w:id="1004" w:author="Igor Santiago" w:date="2022-06-09T00:58:00Z">
            <w:rPr>
              <w:del w:id="1005" w:author="Igor Santiago" w:date="2022-06-09T00:58:00Z"/>
              <w:color w:val="000000"/>
            </w:rPr>
          </w:rPrChange>
        </w:rPr>
      </w:pPr>
      <w:del w:id="1006" w:author="Igor Santiago" w:date="2022-06-09T00:58:00Z">
        <w:r w:rsidRPr="00390560" w:rsidDel="00390560">
          <w:rPr>
            <w:rPrChange w:id="1007" w:author="Igor Santiago" w:date="2022-06-09T00:58:00Z">
              <w:rPr>
                <w:color w:val="000000"/>
              </w:rPr>
            </w:rPrChange>
          </w:rPr>
          <w:delText>Identifica-se aqui as principais relações entre os atores que interagem com o sistema</w:delText>
        </w:r>
      </w:del>
    </w:p>
    <w:p w14:paraId="57DA1D35" w14:textId="58C571FE" w:rsidR="00341B5B" w:rsidRPr="00390560" w:rsidDel="00390560" w:rsidRDefault="00341B5B">
      <w:pPr>
        <w:rPr>
          <w:del w:id="1008" w:author="Igor Santiago" w:date="2022-06-09T00:58:00Z"/>
        </w:rPr>
      </w:pPr>
    </w:p>
    <w:p w14:paraId="659F50CC" w14:textId="3138AC85" w:rsidR="00341B5B" w:rsidRPr="00390560" w:rsidDel="00390560" w:rsidRDefault="003E6BDD">
      <w:pPr>
        <w:rPr>
          <w:del w:id="1009" w:author="Igor Santiago" w:date="2022-06-09T00:58:00Z"/>
          <w:rPrChange w:id="1010" w:author="Igor Santiago" w:date="2022-06-09T00:58:00Z">
            <w:rPr>
              <w:del w:id="1011" w:author="Igor Santiago" w:date="2022-06-09T00:58:00Z"/>
              <w:color w:val="0070C0"/>
            </w:rPr>
          </w:rPrChange>
        </w:rPr>
      </w:pPr>
      <w:del w:id="1012" w:author="Igor Santiago" w:date="2022-06-09T00:58:00Z">
        <w:r w:rsidRPr="00390560" w:rsidDel="00390560">
          <w:tab/>
        </w:r>
        <w:r w:rsidRPr="00390560" w:rsidDel="00390560">
          <w:rPr>
            <w:rPrChange w:id="1013" w:author="Igor Santiago" w:date="2022-06-09T00:58:00Z">
              <w:rPr>
                <w:color w:val="0070C0"/>
              </w:rPr>
            </w:rPrChange>
          </w:rPr>
          <w:delText>Descreve-se na forma de um Diagrama de Atores a relações de herança existentes entre os atores.</w:delText>
        </w:r>
      </w:del>
    </w:p>
    <w:p w14:paraId="2BEB7F8C" w14:textId="663F358B" w:rsidR="00341B5B" w:rsidRPr="00390560" w:rsidDel="00390560" w:rsidRDefault="00341B5B">
      <w:pPr>
        <w:rPr>
          <w:del w:id="1014" w:author="Igor Santiago" w:date="2022-06-09T00:58:00Z"/>
          <w:rPrChange w:id="1015" w:author="Igor Santiago" w:date="2022-06-09T00:58:00Z">
            <w:rPr>
              <w:del w:id="1016" w:author="Igor Santiago" w:date="2022-06-09T00:58:00Z"/>
              <w:color w:val="0070C0"/>
            </w:rPr>
          </w:rPrChange>
        </w:rPr>
      </w:pPr>
    </w:p>
    <w:p w14:paraId="0488E4BF" w14:textId="05A13BED" w:rsidR="00341B5B" w:rsidRPr="00390560" w:rsidDel="00390560" w:rsidRDefault="003E6BDD">
      <w:pPr>
        <w:jc w:val="center"/>
        <w:rPr>
          <w:del w:id="1017" w:author="Igor Santiago" w:date="2022-06-09T00:58:00Z"/>
        </w:rPr>
      </w:pPr>
      <w:del w:id="1018" w:author="Igor Santiago" w:date="2022-06-09T00:58:00Z">
        <w:r w:rsidRPr="008B4374" w:rsidDel="00390560">
          <w:rPr>
            <w:noProof/>
          </w:rPr>
          <w:drawing>
            <wp:inline distT="0" distB="0" distL="0" distR="0" wp14:anchorId="301B8FAF" wp14:editId="2C63F63C">
              <wp:extent cx="2591353" cy="207694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91353" cy="2076941"/>
                      </a:xfrm>
                      <a:prstGeom prst="rect">
                        <a:avLst/>
                      </a:prstGeom>
                      <a:ln/>
                    </pic:spPr>
                  </pic:pic>
                </a:graphicData>
              </a:graphic>
            </wp:inline>
          </w:drawing>
        </w:r>
      </w:del>
    </w:p>
    <w:p w14:paraId="12BC206C" w14:textId="77777777" w:rsidR="00341B5B" w:rsidRPr="00A44348" w:rsidRDefault="003E6BDD">
      <w:pPr>
        <w:widowControl/>
        <w:pBdr>
          <w:top w:val="nil"/>
          <w:left w:val="nil"/>
          <w:bottom w:val="nil"/>
          <w:right w:val="nil"/>
          <w:between w:val="nil"/>
        </w:pBdr>
        <w:spacing w:line="240" w:lineRule="auto"/>
        <w:ind w:left="708"/>
        <w:jc w:val="center"/>
        <w:rPr>
          <w:sz w:val="18"/>
          <w:szCs w:val="18"/>
          <w:lang w:val="pt-BR"/>
          <w:rPrChange w:id="1019" w:author="Ines" w:date="2022-06-09T10:14:00Z">
            <w:rPr>
              <w:color w:val="0070C0"/>
              <w:sz w:val="18"/>
              <w:szCs w:val="18"/>
            </w:rPr>
          </w:rPrChange>
        </w:rPr>
      </w:pPr>
      <w:r w:rsidRPr="00A44348">
        <w:rPr>
          <w:sz w:val="18"/>
          <w:szCs w:val="18"/>
          <w:lang w:val="pt-BR"/>
          <w:rPrChange w:id="1020" w:author="Ines" w:date="2022-06-09T10:14:00Z">
            <w:rPr>
              <w:color w:val="0070C0"/>
              <w:sz w:val="18"/>
              <w:szCs w:val="18"/>
            </w:rPr>
          </w:rPrChange>
        </w:rPr>
        <w:t>Figura 2 – Diagrama de Atores do Sistema</w:t>
      </w:r>
    </w:p>
    <w:p w14:paraId="56348914" w14:textId="77777777" w:rsidR="00341B5B" w:rsidRPr="00A44348" w:rsidRDefault="00341B5B">
      <w:pPr>
        <w:jc w:val="center"/>
        <w:rPr>
          <w:lang w:val="pt-BR"/>
          <w:rPrChange w:id="1021" w:author="Ines" w:date="2022-06-09T10:14:00Z">
            <w:rPr/>
          </w:rPrChange>
        </w:rPr>
      </w:pPr>
    </w:p>
    <w:p w14:paraId="387BA6CC" w14:textId="77777777" w:rsidR="00341B5B" w:rsidDel="00390560" w:rsidRDefault="003E6BDD">
      <w:pPr>
        <w:pStyle w:val="Ttulo3"/>
        <w:numPr>
          <w:ilvl w:val="2"/>
          <w:numId w:val="9"/>
        </w:numPr>
        <w:rPr>
          <w:del w:id="1022" w:author="Igor Santiago" w:date="2022-06-09T01:01:00Z"/>
        </w:rPr>
      </w:pPr>
      <w:bookmarkStart w:id="1023" w:name="_Toc105669250"/>
      <w:proofErr w:type="spellStart"/>
      <w:r>
        <w:t>Descricão</w:t>
      </w:r>
      <w:proofErr w:type="spellEnd"/>
      <w:r>
        <w:t xml:space="preserve"> dos </w:t>
      </w:r>
      <w:proofErr w:type="spellStart"/>
      <w:r>
        <w:t>Atores</w:t>
      </w:r>
      <w:bookmarkEnd w:id="1023"/>
      <w:proofErr w:type="spellEnd"/>
    </w:p>
    <w:p w14:paraId="7ABAB47A" w14:textId="77777777" w:rsidR="00341B5B" w:rsidDel="00390560" w:rsidRDefault="00341B5B">
      <w:pPr>
        <w:pStyle w:val="Ttulo3"/>
        <w:numPr>
          <w:ilvl w:val="2"/>
          <w:numId w:val="9"/>
        </w:numPr>
        <w:rPr>
          <w:del w:id="1024" w:author="Igor Santiago" w:date="2022-06-09T01:01:00Z"/>
        </w:rPr>
        <w:pPrChange w:id="1025" w:author="Igor Santiago" w:date="2022-06-09T01:01:00Z">
          <w:pPr/>
        </w:pPrChange>
      </w:pPr>
      <w:bookmarkStart w:id="1026" w:name="_Toc105669251"/>
      <w:bookmarkEnd w:id="1026"/>
    </w:p>
    <w:p w14:paraId="67AA9A63" w14:textId="0A0DC3AA" w:rsidR="00341B5B" w:rsidDel="00390560" w:rsidRDefault="003E6BDD">
      <w:pPr>
        <w:pStyle w:val="Ttulo3"/>
        <w:rPr>
          <w:del w:id="1027" w:author="Igor Santiago" w:date="2022-06-09T01:01:00Z"/>
          <w:color w:val="000000"/>
        </w:rPr>
        <w:pPrChange w:id="1028" w:author="Igor Santiago" w:date="2022-06-09T01:01:00Z">
          <w:pPr>
            <w:widowControl/>
            <w:pBdr>
              <w:top w:val="nil"/>
              <w:left w:val="nil"/>
              <w:bottom w:val="nil"/>
              <w:right w:val="nil"/>
              <w:between w:val="nil"/>
            </w:pBdr>
            <w:spacing w:line="240" w:lineRule="auto"/>
            <w:ind w:left="708"/>
            <w:jc w:val="both"/>
          </w:pPr>
        </w:pPrChange>
      </w:pPr>
      <w:del w:id="1029" w:author="Igor Santiago" w:date="2022-06-09T01:01:00Z">
        <w:r w:rsidDel="00390560">
          <w:rPr>
            <w:rFonts w:ascii="Times New Roman" w:hAnsi="Times New Roman" w:cs="Times New Roman"/>
            <w:color w:val="000000"/>
          </w:rPr>
          <w:delText>Identifica-se aqui os principais atores que interagem com o sistema</w:delText>
        </w:r>
        <w:bookmarkStart w:id="1030" w:name="_Toc105669252"/>
        <w:bookmarkEnd w:id="1030"/>
      </w:del>
    </w:p>
    <w:p w14:paraId="16F1C1BA" w14:textId="4D1812FE" w:rsidR="00341B5B" w:rsidDel="00390560" w:rsidRDefault="00341B5B">
      <w:pPr>
        <w:pStyle w:val="Ttulo3"/>
        <w:rPr>
          <w:del w:id="1031" w:author="Igor Santiago" w:date="2022-06-09T01:01:00Z"/>
          <w:color w:val="000000"/>
        </w:rPr>
        <w:pPrChange w:id="1032" w:author="Igor Santiago" w:date="2022-06-09T01:01:00Z">
          <w:pPr>
            <w:widowControl/>
            <w:pBdr>
              <w:top w:val="nil"/>
              <w:left w:val="nil"/>
              <w:bottom w:val="nil"/>
              <w:right w:val="nil"/>
              <w:between w:val="nil"/>
            </w:pBdr>
            <w:spacing w:line="240" w:lineRule="auto"/>
            <w:ind w:left="708"/>
            <w:jc w:val="both"/>
          </w:pPr>
        </w:pPrChange>
      </w:pPr>
      <w:bookmarkStart w:id="1033" w:name="_Toc105669253"/>
      <w:bookmarkEnd w:id="1033"/>
    </w:p>
    <w:p w14:paraId="53A1B66A" w14:textId="49C3A872" w:rsidR="00341B5B" w:rsidDel="00390560" w:rsidRDefault="003E6BDD">
      <w:pPr>
        <w:pStyle w:val="Ttulo3"/>
        <w:rPr>
          <w:del w:id="1034" w:author="Igor Santiago" w:date="2022-06-09T01:01:00Z"/>
          <w:color w:val="0070C0"/>
        </w:rPr>
        <w:pPrChange w:id="1035" w:author="Igor Santiago" w:date="2022-06-09T01:01:00Z">
          <w:pPr>
            <w:widowControl/>
            <w:pBdr>
              <w:top w:val="nil"/>
              <w:left w:val="nil"/>
              <w:bottom w:val="nil"/>
              <w:right w:val="nil"/>
              <w:between w:val="nil"/>
            </w:pBdr>
            <w:spacing w:line="240" w:lineRule="auto"/>
            <w:ind w:left="708"/>
            <w:jc w:val="both"/>
          </w:pPr>
        </w:pPrChange>
      </w:pPr>
      <w:del w:id="1036" w:author="Igor Santiago" w:date="2022-06-09T01:01:00Z">
        <w:r w:rsidDel="00390560">
          <w:rPr>
            <w:rFonts w:ascii="Times New Roman" w:hAnsi="Times New Roman" w:cs="Times New Roman"/>
            <w:color w:val="0070C0"/>
          </w:rPr>
          <w:delText xml:space="preserve">Descreve-se de forma concisa e objetiva cada ator. O objetivo é descrever os diferentes papéis que o usuário pode desempenhar quando interage com o </w:delText>
        </w:r>
        <w:r w:rsidDel="00390560">
          <w:rPr>
            <w:rFonts w:ascii="Times New Roman" w:hAnsi="Times New Roman" w:cs="Times New Roman"/>
            <w:color w:val="0070C0"/>
          </w:rPr>
          <w:lastRenderedPageBreak/>
          <w:delText xml:space="preserve">sistema. </w:delText>
        </w:r>
        <w:bookmarkStart w:id="1037" w:name="_Toc105669254"/>
        <w:bookmarkEnd w:id="1037"/>
      </w:del>
    </w:p>
    <w:p w14:paraId="7DDFE309" w14:textId="77777777" w:rsidR="00341B5B" w:rsidRPr="00390560" w:rsidRDefault="00341B5B">
      <w:pPr>
        <w:pStyle w:val="Ttulo3"/>
        <w:numPr>
          <w:ilvl w:val="2"/>
          <w:numId w:val="9"/>
        </w:numPr>
        <w:rPr>
          <w:rPrChange w:id="1038" w:author="Igor Santiago" w:date="2022-06-09T01:01:00Z">
            <w:rPr>
              <w:color w:val="0070C0"/>
            </w:rPr>
          </w:rPrChange>
        </w:rPr>
        <w:pPrChange w:id="1039" w:author="Igor Santiago" w:date="2022-06-09T01:01:00Z">
          <w:pPr>
            <w:widowControl/>
            <w:pBdr>
              <w:top w:val="nil"/>
              <w:left w:val="nil"/>
              <w:bottom w:val="nil"/>
              <w:right w:val="nil"/>
              <w:between w:val="nil"/>
            </w:pBdr>
            <w:spacing w:line="240" w:lineRule="auto"/>
            <w:ind w:left="708"/>
            <w:jc w:val="both"/>
          </w:pPr>
        </w:pPrChange>
      </w:pPr>
      <w:bookmarkStart w:id="1040" w:name="_Toc105669255"/>
      <w:bookmarkEnd w:id="1040"/>
    </w:p>
    <w:p w14:paraId="1115CB01" w14:textId="77777777" w:rsidR="00341B5B" w:rsidRPr="00390560" w:rsidRDefault="003E6BDD">
      <w:pPr>
        <w:keepNext/>
        <w:widowControl/>
        <w:pBdr>
          <w:top w:val="nil"/>
          <w:left w:val="nil"/>
          <w:bottom w:val="nil"/>
          <w:right w:val="nil"/>
          <w:between w:val="nil"/>
        </w:pBdr>
        <w:spacing w:line="240" w:lineRule="auto"/>
        <w:jc w:val="center"/>
        <w:rPr>
          <w:b/>
          <w:rPrChange w:id="1041" w:author="Igor Santiago" w:date="2022-06-09T01:01:00Z">
            <w:rPr>
              <w:b/>
              <w:color w:val="0070C0"/>
            </w:rPr>
          </w:rPrChange>
        </w:rPr>
      </w:pPr>
      <w:proofErr w:type="spellStart"/>
      <w:r w:rsidRPr="00390560">
        <w:rPr>
          <w:b/>
          <w:rPrChange w:id="1042" w:author="Igor Santiago" w:date="2022-06-09T01:01:00Z">
            <w:rPr>
              <w:b/>
              <w:color w:val="0070C0"/>
            </w:rPr>
          </w:rPrChange>
        </w:rPr>
        <w:t>Tabela</w:t>
      </w:r>
      <w:proofErr w:type="spellEnd"/>
      <w:r w:rsidRPr="00390560">
        <w:rPr>
          <w:b/>
          <w:rPrChange w:id="1043" w:author="Igor Santiago" w:date="2022-06-09T01:01:00Z">
            <w:rPr>
              <w:b/>
              <w:color w:val="0070C0"/>
            </w:rPr>
          </w:rPrChange>
        </w:rPr>
        <w:t xml:space="preserve"> 2: Lista de </w:t>
      </w:r>
      <w:proofErr w:type="spellStart"/>
      <w:r w:rsidRPr="00390560">
        <w:rPr>
          <w:b/>
          <w:rPrChange w:id="1044" w:author="Igor Santiago" w:date="2022-06-09T01:01:00Z">
            <w:rPr>
              <w:b/>
              <w:color w:val="0070C0"/>
            </w:rPr>
          </w:rPrChange>
        </w:rPr>
        <w:t>Atores</w:t>
      </w:r>
      <w:proofErr w:type="spellEnd"/>
      <w:r w:rsidRPr="00390560">
        <w:rPr>
          <w:b/>
          <w:rPrChange w:id="1045" w:author="Igor Santiago" w:date="2022-06-09T01:01:00Z">
            <w:rPr>
              <w:b/>
              <w:color w:val="0070C0"/>
            </w:rPr>
          </w:rPrChange>
        </w:rPr>
        <w:t xml:space="preserve"> </w:t>
      </w:r>
    </w:p>
    <w:tbl>
      <w:tblPr>
        <w:tblStyle w:val="a1"/>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80"/>
        <w:gridCol w:w="1727"/>
        <w:gridCol w:w="2536"/>
        <w:gridCol w:w="2175"/>
        <w:gridCol w:w="1942"/>
      </w:tblGrid>
      <w:tr w:rsidR="00341B5B" w14:paraId="43156E9A" w14:textId="77777777">
        <w:trPr>
          <w:tblHeader/>
          <w:jc w:val="center"/>
        </w:trPr>
        <w:tc>
          <w:tcPr>
            <w:tcW w:w="980" w:type="dxa"/>
            <w:shd w:val="clear" w:color="auto" w:fill="003366"/>
            <w:vAlign w:val="center"/>
          </w:tcPr>
          <w:p w14:paraId="0C19AD39" w14:textId="77777777" w:rsidR="00341B5B" w:rsidRDefault="003E6BDD">
            <w:pPr>
              <w:jc w:val="center"/>
              <w:rPr>
                <w:b/>
                <w:color w:val="FFFFFF"/>
              </w:rPr>
            </w:pPr>
            <w:proofErr w:type="spellStart"/>
            <w:r>
              <w:rPr>
                <w:b/>
                <w:color w:val="FFFFFF"/>
              </w:rPr>
              <w:t>Número</w:t>
            </w:r>
            <w:proofErr w:type="spellEnd"/>
          </w:p>
        </w:tc>
        <w:tc>
          <w:tcPr>
            <w:tcW w:w="1727" w:type="dxa"/>
            <w:shd w:val="clear" w:color="auto" w:fill="003366"/>
            <w:vAlign w:val="center"/>
          </w:tcPr>
          <w:p w14:paraId="50171E9A" w14:textId="77777777" w:rsidR="00341B5B" w:rsidRDefault="003E6BDD">
            <w:pPr>
              <w:jc w:val="center"/>
              <w:rPr>
                <w:b/>
                <w:color w:val="FFFFFF"/>
              </w:rPr>
            </w:pPr>
            <w:proofErr w:type="spellStart"/>
            <w:r>
              <w:rPr>
                <w:b/>
              </w:rPr>
              <w:t>Ator</w:t>
            </w:r>
            <w:proofErr w:type="spellEnd"/>
          </w:p>
        </w:tc>
        <w:tc>
          <w:tcPr>
            <w:tcW w:w="2536" w:type="dxa"/>
            <w:shd w:val="clear" w:color="auto" w:fill="003366"/>
            <w:vAlign w:val="center"/>
          </w:tcPr>
          <w:p w14:paraId="21FDCAF2" w14:textId="77777777" w:rsidR="00341B5B" w:rsidRDefault="003E6BDD">
            <w:pPr>
              <w:jc w:val="center"/>
              <w:rPr>
                <w:b/>
                <w:color w:val="FFFFFF"/>
              </w:rPr>
            </w:pPr>
            <w:proofErr w:type="spellStart"/>
            <w:r>
              <w:rPr>
                <w:b/>
                <w:color w:val="FFFFFF"/>
              </w:rPr>
              <w:t>Des</w:t>
            </w:r>
            <w:r>
              <w:rPr>
                <w:b/>
              </w:rPr>
              <w:t>cri</w:t>
            </w:r>
            <w:r>
              <w:rPr>
                <w:b/>
                <w:color w:val="FFFFFF"/>
              </w:rPr>
              <w:t>ção</w:t>
            </w:r>
            <w:proofErr w:type="spellEnd"/>
          </w:p>
        </w:tc>
        <w:tc>
          <w:tcPr>
            <w:tcW w:w="2175" w:type="dxa"/>
            <w:shd w:val="clear" w:color="auto" w:fill="003366"/>
          </w:tcPr>
          <w:p w14:paraId="205F66F4" w14:textId="77777777" w:rsidR="00341B5B" w:rsidRDefault="003E6BDD">
            <w:pPr>
              <w:jc w:val="center"/>
              <w:rPr>
                <w:b/>
                <w:color w:val="FFFFFF"/>
              </w:rPr>
            </w:pPr>
            <w:r>
              <w:rPr>
                <w:b/>
                <w:color w:val="FFFFFF"/>
              </w:rPr>
              <w:t xml:space="preserve">Nivel de </w:t>
            </w:r>
            <w:proofErr w:type="spellStart"/>
            <w:r>
              <w:rPr>
                <w:b/>
                <w:color w:val="FFFFFF"/>
              </w:rPr>
              <w:t>Instru</w:t>
            </w:r>
            <w:r>
              <w:rPr>
                <w:b/>
              </w:rPr>
              <w:t>ção</w:t>
            </w:r>
            <w:proofErr w:type="spellEnd"/>
          </w:p>
        </w:tc>
        <w:tc>
          <w:tcPr>
            <w:tcW w:w="1942" w:type="dxa"/>
            <w:shd w:val="clear" w:color="auto" w:fill="003366"/>
          </w:tcPr>
          <w:p w14:paraId="06FD6B99" w14:textId="77777777" w:rsidR="00341B5B" w:rsidRDefault="003E6BDD">
            <w:pPr>
              <w:jc w:val="center"/>
              <w:rPr>
                <w:b/>
                <w:color w:val="FFFFFF"/>
              </w:rPr>
            </w:pPr>
            <w:proofErr w:type="spellStart"/>
            <w:r>
              <w:rPr>
                <w:b/>
                <w:color w:val="FFFFFF"/>
              </w:rPr>
              <w:t>Profi</w:t>
            </w:r>
            <w:r>
              <w:rPr>
                <w:b/>
              </w:rPr>
              <w:t>ciência</w:t>
            </w:r>
            <w:proofErr w:type="spellEnd"/>
            <w:r>
              <w:rPr>
                <w:b/>
              </w:rPr>
              <w:t xml:space="preserve"> </w:t>
            </w:r>
            <w:proofErr w:type="spellStart"/>
            <w:r>
              <w:rPr>
                <w:b/>
              </w:rPr>
              <w:t>na</w:t>
            </w:r>
            <w:proofErr w:type="spellEnd"/>
            <w:r>
              <w:rPr>
                <w:b/>
              </w:rPr>
              <w:t xml:space="preserve"> </w:t>
            </w:r>
            <w:proofErr w:type="spellStart"/>
            <w:r>
              <w:rPr>
                <w:b/>
              </w:rPr>
              <w:t>Apliação</w:t>
            </w:r>
            <w:proofErr w:type="spellEnd"/>
          </w:p>
        </w:tc>
      </w:tr>
      <w:tr w:rsidR="00341B5B" w14:paraId="26E0D5CC" w14:textId="77777777">
        <w:trPr>
          <w:cantSplit/>
          <w:jc w:val="center"/>
        </w:trPr>
        <w:tc>
          <w:tcPr>
            <w:tcW w:w="980" w:type="dxa"/>
            <w:vAlign w:val="center"/>
          </w:tcPr>
          <w:p w14:paraId="2840CF41"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1</w:t>
            </w:r>
          </w:p>
        </w:tc>
        <w:tc>
          <w:tcPr>
            <w:tcW w:w="1727" w:type="dxa"/>
            <w:vAlign w:val="center"/>
          </w:tcPr>
          <w:p w14:paraId="595BCB20" w14:textId="77777777" w:rsidR="00341B5B" w:rsidRPr="00390560" w:rsidRDefault="003E6BDD">
            <w:pPr>
              <w:widowControl/>
              <w:pBdr>
                <w:top w:val="nil"/>
                <w:left w:val="nil"/>
                <w:bottom w:val="nil"/>
                <w:right w:val="nil"/>
                <w:between w:val="nil"/>
              </w:pBdr>
              <w:spacing w:before="120" w:after="120" w:line="240" w:lineRule="auto"/>
              <w:rPr>
                <w:rPrChange w:id="1046" w:author="Igor Santiago" w:date="2022-06-09T01:01:00Z">
                  <w:rPr>
                    <w:color w:val="0070C0"/>
                  </w:rPr>
                </w:rPrChange>
              </w:rPr>
            </w:pPr>
            <w:proofErr w:type="spellStart"/>
            <w:r w:rsidRPr="00390560">
              <w:rPr>
                <w:rPrChange w:id="1047" w:author="Igor Santiago" w:date="2022-06-09T01:01:00Z">
                  <w:rPr>
                    <w:color w:val="0070C0"/>
                  </w:rPr>
                </w:rPrChange>
              </w:rPr>
              <w:t>Administrador</w:t>
            </w:r>
            <w:proofErr w:type="spellEnd"/>
          </w:p>
        </w:tc>
        <w:tc>
          <w:tcPr>
            <w:tcW w:w="2536" w:type="dxa"/>
            <w:vAlign w:val="center"/>
          </w:tcPr>
          <w:p w14:paraId="318C74A6" w14:textId="24FF9548" w:rsidR="00341B5B" w:rsidRPr="00A44348" w:rsidRDefault="00390560">
            <w:pPr>
              <w:rPr>
                <w:lang w:val="pt-BR"/>
                <w:rPrChange w:id="1048" w:author="Ines" w:date="2022-06-09T10:14:00Z">
                  <w:rPr>
                    <w:color w:val="0070C0"/>
                  </w:rPr>
                </w:rPrChange>
              </w:rPr>
              <w:pPrChange w:id="1049" w:author="Igor Santiago" w:date="2022-06-09T01:00:00Z">
                <w:pPr>
                  <w:widowControl/>
                  <w:pBdr>
                    <w:top w:val="nil"/>
                    <w:left w:val="nil"/>
                    <w:bottom w:val="nil"/>
                    <w:right w:val="nil"/>
                    <w:between w:val="nil"/>
                  </w:pBdr>
                  <w:spacing w:before="120" w:after="120" w:line="240" w:lineRule="auto"/>
                </w:pPr>
              </w:pPrChange>
            </w:pPr>
            <w:ins w:id="1050" w:author="Igor Santiago" w:date="2022-06-09T01:00:00Z">
              <w:r w:rsidRPr="00A44348">
                <w:rPr>
                  <w:lang w:val="pt-BR"/>
                  <w:rPrChange w:id="1051" w:author="Ines" w:date="2022-06-09T10:14:00Z">
                    <w:rPr>
                      <w:color w:val="0070C0"/>
                    </w:rPr>
                  </w:rPrChange>
                </w:rPr>
                <w:t>Usuário com privilégios de escrita no sistema, pode adicionar novos carros, vender carros, adicionar e remover vendedores, gerar relatórios e gerir as despesas.</w:t>
              </w:r>
            </w:ins>
            <w:del w:id="1052" w:author="Igor Santiago" w:date="2022-06-09T01:00:00Z">
              <w:r w:rsidR="003E6BDD" w:rsidRPr="00A44348" w:rsidDel="00390560">
                <w:rPr>
                  <w:lang w:val="pt-BR"/>
                  <w:rPrChange w:id="1053" w:author="Ines" w:date="2022-06-09T10:14:00Z">
                    <w:rPr>
                      <w:color w:val="0070C0"/>
                    </w:rPr>
                  </w:rPrChange>
                </w:rPr>
                <w:delText>Usuário com privilégios de escrita no sistema, pode criar/atualizar mapas e documentos e é responsável por gerenciar o cadastro de usuários do sistema</w:delText>
              </w:r>
            </w:del>
          </w:p>
        </w:tc>
        <w:tc>
          <w:tcPr>
            <w:tcW w:w="2175" w:type="dxa"/>
          </w:tcPr>
          <w:p w14:paraId="7463DEF7" w14:textId="77777777" w:rsidR="00341B5B" w:rsidRPr="00390560" w:rsidRDefault="003E6BDD">
            <w:pPr>
              <w:widowControl/>
              <w:pBdr>
                <w:top w:val="nil"/>
                <w:left w:val="nil"/>
                <w:bottom w:val="nil"/>
                <w:right w:val="nil"/>
                <w:between w:val="nil"/>
              </w:pBdr>
              <w:spacing w:before="120" w:after="120" w:line="240" w:lineRule="auto"/>
              <w:rPr>
                <w:rPrChange w:id="1054" w:author="Igor Santiago" w:date="2022-06-09T01:01:00Z">
                  <w:rPr>
                    <w:color w:val="0070C0"/>
                  </w:rPr>
                </w:rPrChange>
              </w:rPr>
            </w:pPr>
            <w:proofErr w:type="spellStart"/>
            <w:r w:rsidRPr="00390560">
              <w:rPr>
                <w:rPrChange w:id="1055" w:author="Igor Santiago" w:date="2022-06-09T01:01:00Z">
                  <w:rPr>
                    <w:color w:val="0070C0"/>
                  </w:rPr>
                </w:rPrChange>
              </w:rPr>
              <w:t>Curso</w:t>
            </w:r>
            <w:proofErr w:type="spellEnd"/>
            <w:r w:rsidRPr="00390560">
              <w:rPr>
                <w:rPrChange w:id="1056" w:author="Igor Santiago" w:date="2022-06-09T01:01:00Z">
                  <w:rPr>
                    <w:color w:val="0070C0"/>
                  </w:rPr>
                </w:rPrChange>
              </w:rPr>
              <w:t xml:space="preserve"> superior </w:t>
            </w:r>
          </w:p>
        </w:tc>
        <w:tc>
          <w:tcPr>
            <w:tcW w:w="1942" w:type="dxa"/>
          </w:tcPr>
          <w:p w14:paraId="366DA1B1" w14:textId="77777777" w:rsidR="00341B5B" w:rsidRPr="00390560" w:rsidRDefault="003E6BDD">
            <w:pPr>
              <w:widowControl/>
              <w:pBdr>
                <w:top w:val="nil"/>
                <w:left w:val="nil"/>
                <w:bottom w:val="nil"/>
                <w:right w:val="nil"/>
                <w:between w:val="nil"/>
              </w:pBdr>
              <w:spacing w:before="120" w:after="120" w:line="240" w:lineRule="auto"/>
              <w:rPr>
                <w:rPrChange w:id="1057" w:author="Igor Santiago" w:date="2022-06-09T01:01:00Z">
                  <w:rPr>
                    <w:color w:val="0070C0"/>
                  </w:rPr>
                </w:rPrChange>
              </w:rPr>
            </w:pPr>
            <w:r w:rsidRPr="00390560">
              <w:rPr>
                <w:rPrChange w:id="1058" w:author="Igor Santiago" w:date="2022-06-09T01:01:00Z">
                  <w:rPr>
                    <w:color w:val="0070C0"/>
                  </w:rPr>
                </w:rPrChange>
              </w:rPr>
              <w:t>Alta</w:t>
            </w:r>
          </w:p>
        </w:tc>
      </w:tr>
      <w:tr w:rsidR="00341B5B" w14:paraId="213B317F" w14:textId="77777777">
        <w:trPr>
          <w:cantSplit/>
          <w:jc w:val="center"/>
        </w:trPr>
        <w:tc>
          <w:tcPr>
            <w:tcW w:w="980" w:type="dxa"/>
            <w:vAlign w:val="center"/>
          </w:tcPr>
          <w:p w14:paraId="1A76CC6D"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2</w:t>
            </w:r>
          </w:p>
        </w:tc>
        <w:tc>
          <w:tcPr>
            <w:tcW w:w="1727" w:type="dxa"/>
            <w:vAlign w:val="center"/>
          </w:tcPr>
          <w:p w14:paraId="5A8D38DA" w14:textId="77777777" w:rsidR="00341B5B" w:rsidRPr="00390560" w:rsidRDefault="003E6BDD">
            <w:pPr>
              <w:widowControl/>
              <w:pBdr>
                <w:top w:val="nil"/>
                <w:left w:val="nil"/>
                <w:bottom w:val="nil"/>
                <w:right w:val="nil"/>
                <w:between w:val="nil"/>
              </w:pBdr>
              <w:spacing w:before="120" w:after="120" w:line="240" w:lineRule="auto"/>
              <w:rPr>
                <w:rPrChange w:id="1059" w:author="Igor Santiago" w:date="2022-06-09T01:01:00Z">
                  <w:rPr>
                    <w:color w:val="0070C0"/>
                  </w:rPr>
                </w:rPrChange>
              </w:rPr>
            </w:pPr>
            <w:proofErr w:type="spellStart"/>
            <w:r w:rsidRPr="00390560">
              <w:rPr>
                <w:rPrChange w:id="1060" w:author="Igor Santiago" w:date="2022-06-09T01:01:00Z">
                  <w:rPr>
                    <w:color w:val="0070C0"/>
                  </w:rPr>
                </w:rPrChange>
              </w:rPr>
              <w:t>Usuário</w:t>
            </w:r>
            <w:proofErr w:type="spellEnd"/>
            <w:r w:rsidRPr="00390560">
              <w:rPr>
                <w:rPrChange w:id="1061" w:author="Igor Santiago" w:date="2022-06-09T01:01:00Z">
                  <w:rPr>
                    <w:color w:val="0070C0"/>
                  </w:rPr>
                </w:rPrChange>
              </w:rPr>
              <w:t xml:space="preserve"> </w:t>
            </w:r>
            <w:proofErr w:type="spellStart"/>
            <w:r w:rsidRPr="00390560">
              <w:rPr>
                <w:rPrChange w:id="1062" w:author="Igor Santiago" w:date="2022-06-09T01:01:00Z">
                  <w:rPr>
                    <w:color w:val="0070C0"/>
                  </w:rPr>
                </w:rPrChange>
              </w:rPr>
              <w:t>comum</w:t>
            </w:r>
            <w:proofErr w:type="spellEnd"/>
          </w:p>
        </w:tc>
        <w:tc>
          <w:tcPr>
            <w:tcW w:w="2536" w:type="dxa"/>
            <w:vAlign w:val="center"/>
          </w:tcPr>
          <w:p w14:paraId="76CAF96E" w14:textId="3BC8AC3F" w:rsidR="00341B5B" w:rsidRPr="00A44348" w:rsidRDefault="00390560">
            <w:pPr>
              <w:pStyle w:val="NormalWeb"/>
              <w:spacing w:before="120" w:after="120"/>
              <w:rPr>
                <w:lang w:val="pt-BR"/>
                <w:rPrChange w:id="1063" w:author="Ines" w:date="2022-06-09T10:14:00Z">
                  <w:rPr>
                    <w:color w:val="0070C0"/>
                  </w:rPr>
                </w:rPrChange>
              </w:rPr>
              <w:pPrChange w:id="1064" w:author="Igor Santiago" w:date="2022-06-09T01:00:00Z">
                <w:pPr>
                  <w:widowControl/>
                  <w:pBdr>
                    <w:top w:val="nil"/>
                    <w:left w:val="nil"/>
                    <w:bottom w:val="nil"/>
                    <w:right w:val="nil"/>
                    <w:between w:val="nil"/>
                  </w:pBdr>
                  <w:spacing w:before="120" w:after="120" w:line="240" w:lineRule="auto"/>
                </w:pPr>
              </w:pPrChange>
            </w:pPr>
            <w:ins w:id="1065" w:author="Igor Santiago" w:date="2022-06-09T01:00:00Z">
              <w:r w:rsidRPr="00A44348">
                <w:rPr>
                  <w:sz w:val="20"/>
                  <w:szCs w:val="20"/>
                  <w:lang w:val="pt-BR"/>
                  <w:rPrChange w:id="1066" w:author="Ines" w:date="2022-06-09T10:14:00Z">
                    <w:rPr>
                      <w:color w:val="0070C0"/>
                    </w:rPr>
                  </w:rPrChange>
                </w:rPr>
                <w:t>Usuário com privilégios de escrita no sistema, pode adicionar novos carros, vender carros e gerar relatórios.</w:t>
              </w:r>
            </w:ins>
            <w:del w:id="1067" w:author="Igor Santiago" w:date="2022-06-09T01:00:00Z">
              <w:r w:rsidR="003E6BDD" w:rsidRPr="00A44348" w:rsidDel="00390560">
                <w:rPr>
                  <w:sz w:val="20"/>
                  <w:szCs w:val="20"/>
                  <w:lang w:val="pt-BR"/>
                  <w:rPrChange w:id="1068" w:author="Ines" w:date="2022-06-09T10:14:00Z">
                    <w:rPr>
                      <w:color w:val="0070C0"/>
                    </w:rPr>
                  </w:rPrChange>
                </w:rPr>
                <w:delText>Usuário sem privilégios de escrita, pode somente recuperar mapas e documentos no sistema</w:delText>
              </w:r>
            </w:del>
          </w:p>
        </w:tc>
        <w:tc>
          <w:tcPr>
            <w:tcW w:w="2175" w:type="dxa"/>
          </w:tcPr>
          <w:p w14:paraId="63CFE2ED" w14:textId="77777777" w:rsidR="00341B5B" w:rsidRPr="00390560" w:rsidRDefault="003E6BDD">
            <w:pPr>
              <w:widowControl/>
              <w:pBdr>
                <w:top w:val="nil"/>
                <w:left w:val="nil"/>
                <w:bottom w:val="nil"/>
                <w:right w:val="nil"/>
                <w:between w:val="nil"/>
              </w:pBdr>
              <w:spacing w:before="120" w:after="120" w:line="240" w:lineRule="auto"/>
              <w:rPr>
                <w:rPrChange w:id="1069" w:author="Igor Santiago" w:date="2022-06-09T01:01:00Z">
                  <w:rPr>
                    <w:color w:val="0070C0"/>
                  </w:rPr>
                </w:rPrChange>
              </w:rPr>
            </w:pPr>
            <w:r w:rsidRPr="00390560">
              <w:rPr>
                <w:rPrChange w:id="1070" w:author="Igor Santiago" w:date="2022-06-09T01:01:00Z">
                  <w:rPr>
                    <w:color w:val="0070C0"/>
                  </w:rPr>
                </w:rPrChange>
              </w:rPr>
              <w:t xml:space="preserve">Segundo </w:t>
            </w:r>
            <w:proofErr w:type="spellStart"/>
            <w:r w:rsidRPr="00390560">
              <w:rPr>
                <w:rPrChange w:id="1071" w:author="Igor Santiago" w:date="2022-06-09T01:01:00Z">
                  <w:rPr>
                    <w:color w:val="0070C0"/>
                  </w:rPr>
                </w:rPrChange>
              </w:rPr>
              <w:t>grau</w:t>
            </w:r>
            <w:proofErr w:type="spellEnd"/>
            <w:r w:rsidRPr="00390560">
              <w:rPr>
                <w:rPrChange w:id="1072" w:author="Igor Santiago" w:date="2022-06-09T01:01:00Z">
                  <w:rPr>
                    <w:color w:val="0070C0"/>
                  </w:rPr>
                </w:rPrChange>
              </w:rPr>
              <w:t xml:space="preserve"> </w:t>
            </w:r>
            <w:proofErr w:type="spellStart"/>
            <w:r w:rsidRPr="00390560">
              <w:rPr>
                <w:rPrChange w:id="1073" w:author="Igor Santiago" w:date="2022-06-09T01:01:00Z">
                  <w:rPr>
                    <w:color w:val="0070C0"/>
                  </w:rPr>
                </w:rPrChange>
              </w:rPr>
              <w:t>completo</w:t>
            </w:r>
            <w:proofErr w:type="spellEnd"/>
          </w:p>
        </w:tc>
        <w:tc>
          <w:tcPr>
            <w:tcW w:w="1942" w:type="dxa"/>
          </w:tcPr>
          <w:p w14:paraId="39418294" w14:textId="77777777" w:rsidR="00341B5B" w:rsidRPr="00390560" w:rsidRDefault="003E6BDD">
            <w:pPr>
              <w:widowControl/>
              <w:pBdr>
                <w:top w:val="nil"/>
                <w:left w:val="nil"/>
                <w:bottom w:val="nil"/>
                <w:right w:val="nil"/>
                <w:between w:val="nil"/>
              </w:pBdr>
              <w:spacing w:before="120" w:after="120" w:line="240" w:lineRule="auto"/>
              <w:rPr>
                <w:rPrChange w:id="1074" w:author="Igor Santiago" w:date="2022-06-09T01:01:00Z">
                  <w:rPr>
                    <w:color w:val="0070C0"/>
                  </w:rPr>
                </w:rPrChange>
              </w:rPr>
            </w:pPr>
            <w:proofErr w:type="spellStart"/>
            <w:r w:rsidRPr="00390560">
              <w:rPr>
                <w:rPrChange w:id="1075" w:author="Igor Santiago" w:date="2022-06-09T01:01:00Z">
                  <w:rPr>
                    <w:color w:val="0070C0"/>
                  </w:rPr>
                </w:rPrChange>
              </w:rPr>
              <w:t>Média</w:t>
            </w:r>
            <w:proofErr w:type="spellEnd"/>
          </w:p>
        </w:tc>
      </w:tr>
      <w:tr w:rsidR="00341B5B" w:rsidDel="00390560" w14:paraId="519C9F94" w14:textId="7B73D2E1">
        <w:trPr>
          <w:cantSplit/>
          <w:jc w:val="center"/>
          <w:del w:id="1076" w:author="Igor Santiago" w:date="2022-06-09T01:00:00Z"/>
        </w:trPr>
        <w:tc>
          <w:tcPr>
            <w:tcW w:w="980" w:type="dxa"/>
            <w:vAlign w:val="center"/>
          </w:tcPr>
          <w:p w14:paraId="76E6A4C8" w14:textId="1C84C561" w:rsidR="00341B5B" w:rsidDel="00390560" w:rsidRDefault="003E6BDD">
            <w:pPr>
              <w:widowControl/>
              <w:pBdr>
                <w:top w:val="nil"/>
                <w:left w:val="nil"/>
                <w:bottom w:val="nil"/>
                <w:right w:val="nil"/>
                <w:between w:val="nil"/>
              </w:pBdr>
              <w:spacing w:before="120" w:after="120" w:line="240" w:lineRule="auto"/>
              <w:rPr>
                <w:del w:id="1077" w:author="Igor Santiago" w:date="2022-06-09T01:00:00Z"/>
                <w:color w:val="000000"/>
              </w:rPr>
            </w:pPr>
            <w:del w:id="1078" w:author="Igor Santiago" w:date="2022-06-09T01:00:00Z">
              <w:r w:rsidDel="00390560">
                <w:rPr>
                  <w:color w:val="000000"/>
                </w:rPr>
                <w:delText>3</w:delText>
              </w:r>
            </w:del>
          </w:p>
        </w:tc>
        <w:tc>
          <w:tcPr>
            <w:tcW w:w="1727" w:type="dxa"/>
            <w:vAlign w:val="center"/>
          </w:tcPr>
          <w:p w14:paraId="094C9016" w14:textId="2C94E192" w:rsidR="00341B5B" w:rsidDel="00390560" w:rsidRDefault="00341B5B">
            <w:pPr>
              <w:widowControl/>
              <w:pBdr>
                <w:top w:val="nil"/>
                <w:left w:val="nil"/>
                <w:bottom w:val="nil"/>
                <w:right w:val="nil"/>
                <w:between w:val="nil"/>
              </w:pBdr>
              <w:spacing w:before="120" w:after="120" w:line="240" w:lineRule="auto"/>
              <w:rPr>
                <w:del w:id="1079" w:author="Igor Santiago" w:date="2022-06-09T01:00:00Z"/>
                <w:color w:val="0070C0"/>
              </w:rPr>
            </w:pPr>
          </w:p>
        </w:tc>
        <w:tc>
          <w:tcPr>
            <w:tcW w:w="2536" w:type="dxa"/>
            <w:vAlign w:val="center"/>
          </w:tcPr>
          <w:p w14:paraId="5940402E" w14:textId="669E74E1" w:rsidR="00341B5B" w:rsidDel="00390560" w:rsidRDefault="00341B5B">
            <w:pPr>
              <w:widowControl/>
              <w:pBdr>
                <w:top w:val="nil"/>
                <w:left w:val="nil"/>
                <w:bottom w:val="nil"/>
                <w:right w:val="nil"/>
                <w:between w:val="nil"/>
              </w:pBdr>
              <w:spacing w:before="120" w:after="120" w:line="240" w:lineRule="auto"/>
              <w:rPr>
                <w:del w:id="1080" w:author="Igor Santiago" w:date="2022-06-09T01:00:00Z"/>
                <w:color w:val="0070C0"/>
              </w:rPr>
            </w:pPr>
          </w:p>
        </w:tc>
        <w:tc>
          <w:tcPr>
            <w:tcW w:w="2175" w:type="dxa"/>
          </w:tcPr>
          <w:p w14:paraId="10EB1AA7" w14:textId="67F6C995" w:rsidR="00341B5B" w:rsidDel="00390560" w:rsidRDefault="00341B5B">
            <w:pPr>
              <w:widowControl/>
              <w:pBdr>
                <w:top w:val="nil"/>
                <w:left w:val="nil"/>
                <w:bottom w:val="nil"/>
                <w:right w:val="nil"/>
                <w:between w:val="nil"/>
              </w:pBdr>
              <w:spacing w:before="120" w:after="120" w:line="240" w:lineRule="auto"/>
              <w:rPr>
                <w:del w:id="1081" w:author="Igor Santiago" w:date="2022-06-09T01:00:00Z"/>
                <w:color w:val="0070C0"/>
              </w:rPr>
            </w:pPr>
          </w:p>
        </w:tc>
        <w:tc>
          <w:tcPr>
            <w:tcW w:w="1942" w:type="dxa"/>
          </w:tcPr>
          <w:p w14:paraId="266A2866" w14:textId="01A03DE9" w:rsidR="00341B5B" w:rsidDel="00390560" w:rsidRDefault="00341B5B">
            <w:pPr>
              <w:widowControl/>
              <w:pBdr>
                <w:top w:val="nil"/>
                <w:left w:val="nil"/>
                <w:bottom w:val="nil"/>
                <w:right w:val="nil"/>
                <w:between w:val="nil"/>
              </w:pBdr>
              <w:spacing w:before="120" w:after="120" w:line="240" w:lineRule="auto"/>
              <w:rPr>
                <w:del w:id="1082" w:author="Igor Santiago" w:date="2022-06-09T01:00:00Z"/>
                <w:color w:val="0070C0"/>
              </w:rPr>
            </w:pPr>
          </w:p>
        </w:tc>
      </w:tr>
    </w:tbl>
    <w:p w14:paraId="00A2D865" w14:textId="77777777" w:rsidR="00341B5B" w:rsidDel="00105F1B" w:rsidRDefault="00341B5B">
      <w:pPr>
        <w:widowControl/>
        <w:pBdr>
          <w:top w:val="nil"/>
          <w:left w:val="nil"/>
          <w:bottom w:val="nil"/>
          <w:right w:val="nil"/>
          <w:between w:val="nil"/>
        </w:pBdr>
        <w:spacing w:line="240" w:lineRule="auto"/>
        <w:jc w:val="both"/>
        <w:rPr>
          <w:del w:id="1083" w:author="Igor Santiago" w:date="2022-06-09T12:14:00Z"/>
          <w:color w:val="0070C0"/>
        </w:rPr>
      </w:pPr>
    </w:p>
    <w:p w14:paraId="02545630" w14:textId="77777777" w:rsidR="00341B5B" w:rsidDel="00105F1B" w:rsidRDefault="00341B5B">
      <w:pPr>
        <w:widowControl/>
        <w:pBdr>
          <w:top w:val="nil"/>
          <w:left w:val="nil"/>
          <w:bottom w:val="nil"/>
          <w:right w:val="nil"/>
          <w:between w:val="nil"/>
        </w:pBdr>
        <w:spacing w:line="240" w:lineRule="auto"/>
        <w:jc w:val="both"/>
        <w:rPr>
          <w:del w:id="1084" w:author="Igor Santiago" w:date="2022-06-09T12:14:00Z"/>
          <w:color w:val="0070C0"/>
        </w:rPr>
      </w:pPr>
    </w:p>
    <w:p w14:paraId="787B2B74" w14:textId="1165556F" w:rsidR="00341B5B" w:rsidRDefault="003E6BDD">
      <w:pPr>
        <w:widowControl/>
        <w:spacing w:line="240" w:lineRule="auto"/>
        <w:rPr>
          <w:rFonts w:ascii="Arial" w:eastAsia="Arial" w:hAnsi="Arial" w:cs="Arial"/>
          <w:b/>
          <w:sz w:val="24"/>
          <w:szCs w:val="24"/>
        </w:rPr>
      </w:pPr>
      <w:r>
        <w:br w:type="page"/>
      </w:r>
    </w:p>
    <w:p w14:paraId="283EF970" w14:textId="77777777" w:rsidR="00341B5B" w:rsidRDefault="003E6BDD">
      <w:pPr>
        <w:pStyle w:val="Ttulo1"/>
        <w:widowControl/>
        <w:numPr>
          <w:ilvl w:val="0"/>
          <w:numId w:val="9"/>
        </w:numPr>
      </w:pPr>
      <w:bookmarkStart w:id="1085" w:name="_Toc105669256"/>
      <w:proofErr w:type="spellStart"/>
      <w:r>
        <w:lastRenderedPageBreak/>
        <w:t>Definições</w:t>
      </w:r>
      <w:proofErr w:type="spellEnd"/>
      <w:r>
        <w:t xml:space="preserve"> e </w:t>
      </w:r>
      <w:proofErr w:type="spellStart"/>
      <w:r>
        <w:t>Siglas</w:t>
      </w:r>
      <w:bookmarkEnd w:id="1085"/>
      <w:proofErr w:type="spellEnd"/>
    </w:p>
    <w:p w14:paraId="12F40566" w14:textId="77777777" w:rsidR="00341B5B" w:rsidDel="00390560" w:rsidRDefault="00341B5B">
      <w:pPr>
        <w:rPr>
          <w:del w:id="1086" w:author="Igor Santiago" w:date="2022-06-09T01:01:00Z"/>
        </w:rPr>
      </w:pPr>
    </w:p>
    <w:p w14:paraId="367FC703" w14:textId="2279291B" w:rsidR="00341B5B" w:rsidDel="00390560" w:rsidRDefault="003E6BDD">
      <w:pPr>
        <w:widowControl/>
        <w:pBdr>
          <w:top w:val="nil"/>
          <w:left w:val="nil"/>
          <w:bottom w:val="nil"/>
          <w:right w:val="nil"/>
          <w:between w:val="nil"/>
        </w:pBdr>
        <w:spacing w:line="240" w:lineRule="auto"/>
        <w:ind w:left="708"/>
        <w:rPr>
          <w:del w:id="1087" w:author="Igor Santiago" w:date="2022-06-09T01:01:00Z"/>
          <w:color w:val="000000"/>
        </w:rPr>
        <w:pPrChange w:id="1088" w:author="Igor Santiago" w:date="2022-06-09T01:01:00Z">
          <w:pPr>
            <w:widowControl/>
            <w:pBdr>
              <w:top w:val="nil"/>
              <w:left w:val="nil"/>
              <w:bottom w:val="nil"/>
              <w:right w:val="nil"/>
              <w:between w:val="nil"/>
            </w:pBdr>
            <w:spacing w:line="240" w:lineRule="auto"/>
            <w:ind w:left="708"/>
            <w:jc w:val="both"/>
          </w:pPr>
        </w:pPrChange>
      </w:pPr>
      <w:del w:id="1089" w:author="Igor Santiago" w:date="2022-06-09T01:01:00Z">
        <w:r w:rsidDel="00390560">
          <w:rPr>
            <w:color w:val="000000"/>
          </w:rPr>
          <w:delText xml:space="preserve">Descreve-se aqui a definição de todas as siglas, abreviações e termos usados no documento. </w:delText>
        </w:r>
      </w:del>
    </w:p>
    <w:p w14:paraId="5F029754" w14:textId="1D2AA530" w:rsidR="00341B5B" w:rsidDel="00390560" w:rsidRDefault="00341B5B">
      <w:pPr>
        <w:widowControl/>
        <w:pBdr>
          <w:top w:val="nil"/>
          <w:left w:val="nil"/>
          <w:bottom w:val="nil"/>
          <w:right w:val="nil"/>
          <w:between w:val="nil"/>
        </w:pBdr>
        <w:spacing w:line="240" w:lineRule="auto"/>
        <w:ind w:left="708"/>
        <w:rPr>
          <w:del w:id="1090" w:author="Igor Santiago" w:date="2022-06-09T01:01:00Z"/>
          <w:color w:val="000000"/>
        </w:rPr>
        <w:pPrChange w:id="1091" w:author="Igor Santiago" w:date="2022-06-09T01:01:00Z">
          <w:pPr>
            <w:widowControl/>
            <w:pBdr>
              <w:top w:val="nil"/>
              <w:left w:val="nil"/>
              <w:bottom w:val="nil"/>
              <w:right w:val="nil"/>
              <w:between w:val="nil"/>
            </w:pBdr>
            <w:spacing w:line="240" w:lineRule="auto"/>
            <w:ind w:left="708"/>
            <w:jc w:val="both"/>
          </w:pPr>
        </w:pPrChange>
      </w:pPr>
    </w:p>
    <w:p w14:paraId="0174582C" w14:textId="341A3B76" w:rsidR="00341B5B" w:rsidDel="00390560" w:rsidRDefault="003E6BDD">
      <w:pPr>
        <w:widowControl/>
        <w:pBdr>
          <w:top w:val="nil"/>
          <w:left w:val="nil"/>
          <w:bottom w:val="nil"/>
          <w:right w:val="nil"/>
          <w:between w:val="nil"/>
        </w:pBdr>
        <w:spacing w:line="240" w:lineRule="auto"/>
        <w:ind w:left="708"/>
        <w:rPr>
          <w:del w:id="1092" w:author="Igor Santiago" w:date="2022-06-09T01:01:00Z"/>
          <w:color w:val="0070C0"/>
        </w:rPr>
        <w:pPrChange w:id="1093" w:author="Igor Santiago" w:date="2022-06-09T01:01:00Z">
          <w:pPr>
            <w:widowControl/>
            <w:pBdr>
              <w:top w:val="nil"/>
              <w:left w:val="nil"/>
              <w:bottom w:val="nil"/>
              <w:right w:val="nil"/>
              <w:between w:val="nil"/>
            </w:pBdr>
            <w:spacing w:line="240" w:lineRule="auto"/>
            <w:ind w:left="708"/>
            <w:jc w:val="both"/>
          </w:pPr>
        </w:pPrChange>
      </w:pPr>
      <w:del w:id="1094" w:author="Igor Santiago" w:date="2022-06-09T01:01:00Z">
        <w:r w:rsidDel="00390560">
          <w:rPr>
            <w:color w:val="0070C0"/>
          </w:rPr>
          <w:delText>Deve-se supor que este documento será lido tanto por desenvolvedores, quanto por usuários. Por isso o documento deve conter as definições relevantes tanto para os termos do domínio de aplicação, quanto para termos técnicos utilizados e que não são de conhecimento do público geral.</w:delText>
        </w:r>
      </w:del>
    </w:p>
    <w:p w14:paraId="67673D9D" w14:textId="77777777" w:rsidR="00341B5B" w:rsidRDefault="00341B5B">
      <w:pPr>
        <w:keepNext/>
        <w:widowControl/>
        <w:pBdr>
          <w:top w:val="nil"/>
          <w:left w:val="nil"/>
          <w:bottom w:val="nil"/>
          <w:right w:val="nil"/>
          <w:between w:val="nil"/>
        </w:pBdr>
        <w:spacing w:line="240" w:lineRule="auto"/>
        <w:rPr>
          <w:b/>
          <w:color w:val="0070C0"/>
        </w:rPr>
        <w:pPrChange w:id="1095" w:author="Igor Santiago" w:date="2022-06-09T01:01:00Z">
          <w:pPr>
            <w:keepNext/>
            <w:widowControl/>
            <w:pBdr>
              <w:top w:val="nil"/>
              <w:left w:val="nil"/>
              <w:bottom w:val="nil"/>
              <w:right w:val="nil"/>
              <w:between w:val="nil"/>
            </w:pBdr>
            <w:spacing w:line="240" w:lineRule="auto"/>
            <w:jc w:val="center"/>
          </w:pPr>
        </w:pPrChange>
      </w:pPr>
    </w:p>
    <w:p w14:paraId="7EB3A1A0" w14:textId="77777777" w:rsidR="00341B5B" w:rsidRPr="00390560" w:rsidRDefault="003E6BDD">
      <w:pPr>
        <w:keepNext/>
        <w:widowControl/>
        <w:pBdr>
          <w:top w:val="nil"/>
          <w:left w:val="nil"/>
          <w:bottom w:val="nil"/>
          <w:right w:val="nil"/>
          <w:between w:val="nil"/>
        </w:pBdr>
        <w:spacing w:line="240" w:lineRule="auto"/>
        <w:jc w:val="center"/>
        <w:rPr>
          <w:b/>
          <w:rPrChange w:id="1096" w:author="Igor Santiago" w:date="2022-06-09T01:01:00Z">
            <w:rPr>
              <w:b/>
              <w:color w:val="0070C0"/>
            </w:rPr>
          </w:rPrChange>
        </w:rPr>
      </w:pPr>
      <w:proofErr w:type="spellStart"/>
      <w:r w:rsidRPr="00390560">
        <w:rPr>
          <w:b/>
          <w:rPrChange w:id="1097" w:author="Igor Santiago" w:date="2022-06-09T01:01:00Z">
            <w:rPr>
              <w:b/>
              <w:color w:val="0070C0"/>
            </w:rPr>
          </w:rPrChange>
        </w:rPr>
        <w:t>Tabela</w:t>
      </w:r>
      <w:proofErr w:type="spellEnd"/>
      <w:r w:rsidRPr="00390560">
        <w:rPr>
          <w:b/>
          <w:rPrChange w:id="1098" w:author="Igor Santiago" w:date="2022-06-09T01:01:00Z">
            <w:rPr>
              <w:b/>
              <w:color w:val="0070C0"/>
            </w:rPr>
          </w:rPrChange>
        </w:rPr>
        <w:t xml:space="preserve"> 3: </w:t>
      </w:r>
      <w:proofErr w:type="spellStart"/>
      <w:r w:rsidRPr="00390560">
        <w:rPr>
          <w:b/>
          <w:rPrChange w:id="1099" w:author="Igor Santiago" w:date="2022-06-09T01:01:00Z">
            <w:rPr>
              <w:b/>
              <w:color w:val="0070C0"/>
            </w:rPr>
          </w:rPrChange>
        </w:rPr>
        <w:t>Definições</w:t>
      </w:r>
      <w:proofErr w:type="spellEnd"/>
      <w:r w:rsidRPr="00390560">
        <w:rPr>
          <w:b/>
          <w:rPrChange w:id="1100" w:author="Igor Santiago" w:date="2022-06-09T01:01:00Z">
            <w:rPr>
              <w:b/>
              <w:color w:val="0070C0"/>
            </w:rPr>
          </w:rPrChange>
        </w:rPr>
        <w:t xml:space="preserve"> e </w:t>
      </w:r>
      <w:proofErr w:type="spellStart"/>
      <w:r w:rsidRPr="00390560">
        <w:rPr>
          <w:b/>
          <w:rPrChange w:id="1101" w:author="Igor Santiago" w:date="2022-06-09T01:01:00Z">
            <w:rPr>
              <w:b/>
              <w:color w:val="0070C0"/>
            </w:rPr>
          </w:rPrChange>
        </w:rPr>
        <w:t>Siglas</w:t>
      </w:r>
      <w:proofErr w:type="spellEnd"/>
    </w:p>
    <w:tbl>
      <w:tblPr>
        <w:tblStyle w:val="a2"/>
        <w:tblW w:w="7758"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2193"/>
        <w:gridCol w:w="5565"/>
      </w:tblGrid>
      <w:tr w:rsidR="00341B5B" w14:paraId="349A8686" w14:textId="77777777">
        <w:trPr>
          <w:tblHeader/>
          <w:jc w:val="center"/>
        </w:trPr>
        <w:tc>
          <w:tcPr>
            <w:tcW w:w="2193" w:type="dxa"/>
            <w:shd w:val="clear" w:color="auto" w:fill="003366"/>
            <w:vAlign w:val="center"/>
          </w:tcPr>
          <w:p w14:paraId="4C4C6A84" w14:textId="77777777" w:rsidR="00341B5B" w:rsidRDefault="003E6BDD">
            <w:pPr>
              <w:jc w:val="center"/>
              <w:rPr>
                <w:b/>
                <w:color w:val="DDDDDD"/>
              </w:rPr>
            </w:pPr>
            <w:r>
              <w:rPr>
                <w:b/>
                <w:color w:val="DDDDDD"/>
              </w:rPr>
              <w:t xml:space="preserve">Sigla </w:t>
            </w:r>
            <w:proofErr w:type="spellStart"/>
            <w:r>
              <w:rPr>
                <w:b/>
                <w:color w:val="DDDDDD"/>
              </w:rPr>
              <w:t>ou</w:t>
            </w:r>
            <w:proofErr w:type="spellEnd"/>
            <w:r>
              <w:rPr>
                <w:b/>
                <w:color w:val="DDDDDD"/>
              </w:rPr>
              <w:t xml:space="preserve"> </w:t>
            </w:r>
            <w:proofErr w:type="spellStart"/>
            <w:r>
              <w:rPr>
                <w:b/>
                <w:color w:val="DDDDDD"/>
              </w:rPr>
              <w:t>Termo</w:t>
            </w:r>
            <w:proofErr w:type="spellEnd"/>
          </w:p>
        </w:tc>
        <w:tc>
          <w:tcPr>
            <w:tcW w:w="5565" w:type="dxa"/>
            <w:shd w:val="clear" w:color="auto" w:fill="003366"/>
            <w:vAlign w:val="center"/>
          </w:tcPr>
          <w:p w14:paraId="2A9F194E" w14:textId="77777777" w:rsidR="00341B5B" w:rsidRDefault="003E6BDD">
            <w:pPr>
              <w:jc w:val="center"/>
              <w:rPr>
                <w:b/>
                <w:color w:val="DDDDDD"/>
              </w:rPr>
            </w:pPr>
            <w:proofErr w:type="spellStart"/>
            <w:r>
              <w:rPr>
                <w:b/>
                <w:color w:val="DDDDDD"/>
              </w:rPr>
              <w:t>Descrição</w:t>
            </w:r>
            <w:proofErr w:type="spellEnd"/>
          </w:p>
        </w:tc>
      </w:tr>
      <w:tr w:rsidR="00341B5B" w14:paraId="3A916CC5" w14:textId="77777777">
        <w:trPr>
          <w:cantSplit/>
          <w:jc w:val="center"/>
        </w:trPr>
        <w:tc>
          <w:tcPr>
            <w:tcW w:w="2193" w:type="dxa"/>
            <w:shd w:val="clear" w:color="auto" w:fill="F3F3F3"/>
          </w:tcPr>
          <w:p w14:paraId="27279D92" w14:textId="794ADA2B"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proofErr w:type="spellStart"/>
            <w:ins w:id="1102" w:author="Igor Santiago" w:date="2022-06-09T01:02:00Z">
              <w:r>
                <w:rPr>
                  <w:rFonts w:ascii="Tahoma" w:hAnsi="Tahoma" w:cs="Tahoma"/>
                  <w:color w:val="000000"/>
                  <w:sz w:val="18"/>
                  <w:szCs w:val="18"/>
                </w:rPr>
                <w:t>SysSoldCar</w:t>
              </w:r>
            </w:ins>
            <w:proofErr w:type="spellEnd"/>
          </w:p>
        </w:tc>
        <w:tc>
          <w:tcPr>
            <w:tcW w:w="5565" w:type="dxa"/>
            <w:shd w:val="clear" w:color="auto" w:fill="F3F3F3"/>
          </w:tcPr>
          <w:p w14:paraId="35D4AA2E" w14:textId="13B070EA" w:rsidR="00341B5B"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rPr>
            </w:pPr>
            <w:ins w:id="1103" w:author="Igor Santiago" w:date="2022-06-09T01:02:00Z">
              <w:r w:rsidRPr="00390560">
                <w:rPr>
                  <w:rFonts w:ascii="Tahoma" w:eastAsia="Tahoma" w:hAnsi="Tahoma" w:cs="Tahoma"/>
                  <w:color w:val="000000"/>
                  <w:sz w:val="18"/>
                  <w:szCs w:val="18"/>
                </w:rPr>
                <w:t xml:space="preserve">Nome do </w:t>
              </w:r>
              <w:proofErr w:type="spellStart"/>
              <w:r w:rsidRPr="00390560">
                <w:rPr>
                  <w:rFonts w:ascii="Tahoma" w:eastAsia="Tahoma" w:hAnsi="Tahoma" w:cs="Tahoma"/>
                  <w:color w:val="000000"/>
                  <w:sz w:val="18"/>
                  <w:szCs w:val="18"/>
                </w:rPr>
                <w:t>produto</w:t>
              </w:r>
              <w:proofErr w:type="spellEnd"/>
              <w:r w:rsidRPr="00390560">
                <w:rPr>
                  <w:rFonts w:ascii="Tahoma" w:eastAsia="Tahoma" w:hAnsi="Tahoma" w:cs="Tahoma"/>
                  <w:color w:val="000000"/>
                  <w:sz w:val="18"/>
                  <w:szCs w:val="18"/>
                </w:rPr>
                <w:t>.</w:t>
              </w:r>
            </w:ins>
          </w:p>
        </w:tc>
      </w:tr>
      <w:tr w:rsidR="00341B5B" w:rsidRPr="00432DC2" w14:paraId="50F730E6" w14:textId="77777777">
        <w:trPr>
          <w:cantSplit/>
          <w:jc w:val="center"/>
        </w:trPr>
        <w:tc>
          <w:tcPr>
            <w:tcW w:w="2193" w:type="dxa"/>
          </w:tcPr>
          <w:p w14:paraId="78069509" w14:textId="746BD49E"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1104" w:author="Igor Santiago" w:date="2022-06-09T01:02:00Z">
              <w:r>
                <w:rPr>
                  <w:rFonts w:ascii="Tahoma" w:hAnsi="Tahoma" w:cs="Tahoma"/>
                  <w:color w:val="000000"/>
                  <w:sz w:val="18"/>
                  <w:szCs w:val="18"/>
                </w:rPr>
                <w:t>Backlog</w:t>
              </w:r>
            </w:ins>
          </w:p>
        </w:tc>
        <w:tc>
          <w:tcPr>
            <w:tcW w:w="5565" w:type="dxa"/>
          </w:tcPr>
          <w:p w14:paraId="2F906172" w14:textId="2AC59808" w:rsidR="00341B5B" w:rsidRPr="00A44348"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lang w:val="pt-BR"/>
                <w:rPrChange w:id="1105" w:author="Ines" w:date="2022-06-09T10:14:00Z">
                  <w:rPr>
                    <w:rFonts w:ascii="Tahoma" w:eastAsia="Tahoma" w:hAnsi="Tahoma" w:cs="Tahoma"/>
                    <w:color w:val="000000"/>
                    <w:sz w:val="18"/>
                    <w:szCs w:val="18"/>
                  </w:rPr>
                </w:rPrChange>
              </w:rPr>
            </w:pPr>
            <w:ins w:id="1106" w:author="Igor Santiago" w:date="2022-06-09T01:02:00Z">
              <w:r w:rsidRPr="00A44348">
                <w:rPr>
                  <w:rFonts w:ascii="Tahoma" w:eastAsia="Tahoma" w:hAnsi="Tahoma" w:cs="Tahoma"/>
                  <w:color w:val="000000"/>
                  <w:sz w:val="18"/>
                  <w:szCs w:val="18"/>
                  <w:lang w:val="pt-BR"/>
                  <w:rPrChange w:id="1107" w:author="Ines" w:date="2022-06-09T10:14:00Z">
                    <w:rPr>
                      <w:rFonts w:ascii="Tahoma" w:eastAsia="Tahoma" w:hAnsi="Tahoma" w:cs="Tahoma"/>
                      <w:color w:val="000000"/>
                      <w:sz w:val="18"/>
                      <w:szCs w:val="18"/>
                    </w:rPr>
                  </w:rPrChange>
                </w:rPr>
                <w:t>Lista de tarefas a serem executadas.</w:t>
              </w:r>
            </w:ins>
          </w:p>
        </w:tc>
      </w:tr>
      <w:tr w:rsidR="00341B5B" w:rsidRPr="00432DC2" w14:paraId="57A24D71" w14:textId="77777777">
        <w:trPr>
          <w:cantSplit/>
          <w:jc w:val="center"/>
        </w:trPr>
        <w:tc>
          <w:tcPr>
            <w:tcW w:w="2193" w:type="dxa"/>
            <w:shd w:val="clear" w:color="auto" w:fill="F3F3F3"/>
          </w:tcPr>
          <w:p w14:paraId="361BC345" w14:textId="0E31DE98"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1108" w:author="Igor Santiago" w:date="2022-06-09T01:02:00Z">
              <w:r>
                <w:rPr>
                  <w:rFonts w:ascii="Tahoma" w:hAnsi="Tahoma" w:cs="Tahoma"/>
                  <w:color w:val="000000"/>
                  <w:sz w:val="18"/>
                  <w:szCs w:val="18"/>
                </w:rPr>
                <w:t>Sprint</w:t>
              </w:r>
            </w:ins>
          </w:p>
        </w:tc>
        <w:tc>
          <w:tcPr>
            <w:tcW w:w="5565" w:type="dxa"/>
            <w:shd w:val="clear" w:color="auto" w:fill="F3F3F3"/>
          </w:tcPr>
          <w:p w14:paraId="621EEE21" w14:textId="3D2D8180" w:rsidR="00341B5B" w:rsidRPr="00A44348"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lang w:val="pt-BR"/>
                <w:rPrChange w:id="1109" w:author="Ines" w:date="2022-06-09T10:14:00Z">
                  <w:rPr>
                    <w:rFonts w:ascii="Tahoma" w:eastAsia="Tahoma" w:hAnsi="Tahoma" w:cs="Tahoma"/>
                    <w:color w:val="000000"/>
                    <w:sz w:val="18"/>
                    <w:szCs w:val="18"/>
                  </w:rPr>
                </w:rPrChange>
              </w:rPr>
            </w:pPr>
            <w:ins w:id="1110" w:author="Igor Santiago" w:date="2022-06-09T01:02:00Z">
              <w:r w:rsidRPr="00A44348">
                <w:rPr>
                  <w:rFonts w:ascii="Tahoma" w:hAnsi="Tahoma" w:cs="Tahoma"/>
                  <w:color w:val="000000"/>
                  <w:sz w:val="18"/>
                  <w:szCs w:val="18"/>
                  <w:lang w:val="pt-BR"/>
                  <w:rPrChange w:id="1111" w:author="Ines" w:date="2022-06-09T10:14:00Z">
                    <w:rPr>
                      <w:rFonts w:ascii="Tahoma" w:hAnsi="Tahoma" w:cs="Tahoma"/>
                      <w:color w:val="000000"/>
                      <w:sz w:val="18"/>
                      <w:szCs w:val="18"/>
                    </w:rPr>
                  </w:rPrChange>
                </w:rPr>
                <w:t>O sprint é utilizado para definir as diferentes etapas de desenvolvimento de um projeto, assim como as suas funcionalidades a serem implementadas.</w:t>
              </w:r>
            </w:ins>
          </w:p>
        </w:tc>
      </w:tr>
      <w:tr w:rsidR="00341B5B" w:rsidRPr="00432DC2" w14:paraId="00B6B42C" w14:textId="77777777">
        <w:trPr>
          <w:cantSplit/>
          <w:jc w:val="center"/>
        </w:trPr>
        <w:tc>
          <w:tcPr>
            <w:tcW w:w="2193" w:type="dxa"/>
          </w:tcPr>
          <w:p w14:paraId="0881BFA5" w14:textId="55C75EAF"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1112" w:author="Igor Santiago" w:date="2022-06-09T01:02:00Z">
              <w:r>
                <w:rPr>
                  <w:rFonts w:ascii="Tahoma" w:hAnsi="Tahoma" w:cs="Tahoma"/>
                  <w:color w:val="000000"/>
                  <w:sz w:val="18"/>
                  <w:szCs w:val="18"/>
                </w:rPr>
                <w:t>WBS</w:t>
              </w:r>
            </w:ins>
          </w:p>
        </w:tc>
        <w:tc>
          <w:tcPr>
            <w:tcW w:w="5565" w:type="dxa"/>
          </w:tcPr>
          <w:p w14:paraId="74A1DD60" w14:textId="4117FC27" w:rsidR="00341B5B" w:rsidRPr="00A44348"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lang w:val="pt-BR"/>
                <w:rPrChange w:id="1113" w:author="Ines" w:date="2022-06-09T10:14:00Z">
                  <w:rPr>
                    <w:rFonts w:ascii="Tahoma" w:eastAsia="Tahoma" w:hAnsi="Tahoma" w:cs="Tahoma"/>
                    <w:color w:val="000000"/>
                    <w:sz w:val="18"/>
                    <w:szCs w:val="18"/>
                  </w:rPr>
                </w:rPrChange>
              </w:rPr>
            </w:pPr>
            <w:ins w:id="1114" w:author="Igor Santiago" w:date="2022-06-09T01:02:00Z">
              <w:r w:rsidRPr="00A44348">
                <w:rPr>
                  <w:rFonts w:ascii="Tahoma" w:hAnsi="Tahoma" w:cs="Tahoma"/>
                  <w:color w:val="000000"/>
                  <w:sz w:val="18"/>
                  <w:szCs w:val="18"/>
                  <w:lang w:val="pt-BR"/>
                  <w:rPrChange w:id="1115" w:author="Ines" w:date="2022-06-09T10:14:00Z">
                    <w:rPr>
                      <w:rFonts w:ascii="Tahoma" w:hAnsi="Tahoma" w:cs="Tahoma"/>
                      <w:color w:val="000000"/>
                      <w:sz w:val="18"/>
                      <w:szCs w:val="18"/>
                    </w:rPr>
                  </w:rPrChange>
                </w:rPr>
                <w:t>Sigla para “</w:t>
              </w:r>
              <w:proofErr w:type="spellStart"/>
              <w:r w:rsidRPr="00A44348">
                <w:rPr>
                  <w:rFonts w:ascii="Tahoma" w:hAnsi="Tahoma" w:cs="Tahoma"/>
                  <w:color w:val="000000"/>
                  <w:sz w:val="18"/>
                  <w:szCs w:val="18"/>
                  <w:lang w:val="pt-BR"/>
                  <w:rPrChange w:id="1116" w:author="Ines" w:date="2022-06-09T10:14:00Z">
                    <w:rPr>
                      <w:rFonts w:ascii="Tahoma" w:hAnsi="Tahoma" w:cs="Tahoma"/>
                      <w:color w:val="000000"/>
                      <w:sz w:val="18"/>
                      <w:szCs w:val="18"/>
                    </w:rPr>
                  </w:rPrChange>
                </w:rPr>
                <w:t>work</w:t>
              </w:r>
              <w:proofErr w:type="spellEnd"/>
              <w:r w:rsidRPr="00A44348">
                <w:rPr>
                  <w:rFonts w:ascii="Tahoma" w:hAnsi="Tahoma" w:cs="Tahoma"/>
                  <w:color w:val="000000"/>
                  <w:sz w:val="18"/>
                  <w:szCs w:val="18"/>
                  <w:lang w:val="pt-BR"/>
                  <w:rPrChange w:id="1117" w:author="Ines" w:date="2022-06-09T10:14:00Z">
                    <w:rPr>
                      <w:rFonts w:ascii="Tahoma" w:hAnsi="Tahoma" w:cs="Tahoma"/>
                      <w:color w:val="000000"/>
                      <w:sz w:val="18"/>
                      <w:szCs w:val="18"/>
                    </w:rPr>
                  </w:rPrChange>
                </w:rPr>
                <w:t xml:space="preserve"> </w:t>
              </w:r>
              <w:proofErr w:type="spellStart"/>
              <w:r w:rsidRPr="00A44348">
                <w:rPr>
                  <w:rFonts w:ascii="Tahoma" w:hAnsi="Tahoma" w:cs="Tahoma"/>
                  <w:color w:val="000000"/>
                  <w:sz w:val="18"/>
                  <w:szCs w:val="18"/>
                  <w:lang w:val="pt-BR"/>
                  <w:rPrChange w:id="1118" w:author="Ines" w:date="2022-06-09T10:14:00Z">
                    <w:rPr>
                      <w:rFonts w:ascii="Tahoma" w:hAnsi="Tahoma" w:cs="Tahoma"/>
                      <w:color w:val="000000"/>
                      <w:sz w:val="18"/>
                      <w:szCs w:val="18"/>
                    </w:rPr>
                  </w:rPrChange>
                </w:rPr>
                <w:t>breakdown</w:t>
              </w:r>
              <w:proofErr w:type="spellEnd"/>
              <w:r w:rsidRPr="00A44348">
                <w:rPr>
                  <w:rFonts w:ascii="Tahoma" w:hAnsi="Tahoma" w:cs="Tahoma"/>
                  <w:color w:val="000000"/>
                  <w:sz w:val="18"/>
                  <w:szCs w:val="18"/>
                  <w:lang w:val="pt-BR"/>
                  <w:rPrChange w:id="1119" w:author="Ines" w:date="2022-06-09T10:14:00Z">
                    <w:rPr>
                      <w:rFonts w:ascii="Tahoma" w:hAnsi="Tahoma" w:cs="Tahoma"/>
                      <w:color w:val="000000"/>
                      <w:sz w:val="18"/>
                      <w:szCs w:val="18"/>
                    </w:rPr>
                  </w:rPrChange>
                </w:rPr>
                <w:t xml:space="preserve"> </w:t>
              </w:r>
              <w:proofErr w:type="spellStart"/>
              <w:r w:rsidRPr="00A44348">
                <w:rPr>
                  <w:rFonts w:ascii="Tahoma" w:hAnsi="Tahoma" w:cs="Tahoma"/>
                  <w:color w:val="000000"/>
                  <w:sz w:val="18"/>
                  <w:szCs w:val="18"/>
                  <w:lang w:val="pt-BR"/>
                  <w:rPrChange w:id="1120" w:author="Ines" w:date="2022-06-09T10:14:00Z">
                    <w:rPr>
                      <w:rFonts w:ascii="Tahoma" w:hAnsi="Tahoma" w:cs="Tahoma"/>
                      <w:color w:val="000000"/>
                      <w:sz w:val="18"/>
                      <w:szCs w:val="18"/>
                    </w:rPr>
                  </w:rPrChange>
                </w:rPr>
                <w:t>structure</w:t>
              </w:r>
              <w:proofErr w:type="spellEnd"/>
              <w:r w:rsidRPr="00A44348">
                <w:rPr>
                  <w:rFonts w:ascii="Tahoma" w:hAnsi="Tahoma" w:cs="Tahoma"/>
                  <w:color w:val="000000"/>
                  <w:sz w:val="18"/>
                  <w:szCs w:val="18"/>
                  <w:lang w:val="pt-BR"/>
                  <w:rPrChange w:id="1121" w:author="Ines" w:date="2022-06-09T10:14:00Z">
                    <w:rPr>
                      <w:rFonts w:ascii="Tahoma" w:hAnsi="Tahoma" w:cs="Tahoma"/>
                      <w:color w:val="000000"/>
                      <w:sz w:val="18"/>
                      <w:szCs w:val="18"/>
                    </w:rPr>
                  </w:rPrChange>
                </w:rPr>
                <w:t>”, um processo de subdivisão de itens em componentes menores a serem trabalhados.</w:t>
              </w:r>
            </w:ins>
          </w:p>
        </w:tc>
      </w:tr>
      <w:tr w:rsidR="00390560" w:rsidRPr="00432DC2" w14:paraId="121B7874" w14:textId="77777777">
        <w:trPr>
          <w:cantSplit/>
          <w:jc w:val="center"/>
          <w:ins w:id="1122" w:author="Igor Santiago" w:date="2022-06-09T01:02:00Z"/>
        </w:trPr>
        <w:tc>
          <w:tcPr>
            <w:tcW w:w="2193" w:type="dxa"/>
          </w:tcPr>
          <w:p w14:paraId="2FE5AC21" w14:textId="7B560315" w:rsidR="00390560" w:rsidRDefault="00390560">
            <w:pPr>
              <w:widowControl/>
              <w:pBdr>
                <w:top w:val="nil"/>
                <w:left w:val="nil"/>
                <w:bottom w:val="nil"/>
                <w:right w:val="nil"/>
                <w:between w:val="nil"/>
              </w:pBdr>
              <w:spacing w:before="120" w:after="120" w:line="240" w:lineRule="auto"/>
              <w:jc w:val="center"/>
              <w:rPr>
                <w:ins w:id="1123" w:author="Igor Santiago" w:date="2022-06-09T01:02:00Z"/>
                <w:rFonts w:ascii="Tahoma" w:hAnsi="Tahoma" w:cs="Tahoma"/>
                <w:color w:val="000000"/>
                <w:sz w:val="18"/>
                <w:szCs w:val="18"/>
              </w:rPr>
            </w:pPr>
            <w:ins w:id="1124" w:author="Igor Santiago" w:date="2022-06-09T01:02:00Z">
              <w:r>
                <w:rPr>
                  <w:rFonts w:ascii="Tahoma" w:hAnsi="Tahoma" w:cs="Tahoma"/>
                  <w:color w:val="000000"/>
                  <w:sz w:val="18"/>
                  <w:szCs w:val="18"/>
                </w:rPr>
                <w:t>Storyboard</w:t>
              </w:r>
            </w:ins>
          </w:p>
        </w:tc>
        <w:tc>
          <w:tcPr>
            <w:tcW w:w="5565" w:type="dxa"/>
          </w:tcPr>
          <w:p w14:paraId="19093AA5" w14:textId="2F12B09D" w:rsidR="00390560" w:rsidRPr="00A44348" w:rsidRDefault="00390560">
            <w:pPr>
              <w:widowControl/>
              <w:pBdr>
                <w:top w:val="nil"/>
                <w:left w:val="nil"/>
                <w:bottom w:val="nil"/>
                <w:right w:val="nil"/>
                <w:between w:val="nil"/>
              </w:pBdr>
              <w:spacing w:before="120" w:after="120" w:line="240" w:lineRule="auto"/>
              <w:rPr>
                <w:ins w:id="1125" w:author="Igor Santiago" w:date="2022-06-09T01:02:00Z"/>
                <w:rFonts w:ascii="Tahoma" w:hAnsi="Tahoma" w:cs="Tahoma"/>
                <w:color w:val="000000"/>
                <w:sz w:val="18"/>
                <w:szCs w:val="18"/>
                <w:lang w:val="pt-BR"/>
                <w:rPrChange w:id="1126" w:author="Ines" w:date="2022-06-09T10:07:00Z">
                  <w:rPr>
                    <w:ins w:id="1127" w:author="Igor Santiago" w:date="2022-06-09T01:02:00Z"/>
                    <w:rFonts w:ascii="Tahoma" w:hAnsi="Tahoma" w:cs="Tahoma"/>
                    <w:color w:val="000000"/>
                    <w:sz w:val="18"/>
                    <w:szCs w:val="18"/>
                  </w:rPr>
                </w:rPrChange>
              </w:rPr>
            </w:pPr>
            <w:ins w:id="1128" w:author="Igor Santiago" w:date="2022-06-09T01:03:00Z">
              <w:r w:rsidRPr="00A44348">
                <w:rPr>
                  <w:rFonts w:ascii="Tahoma" w:hAnsi="Tahoma" w:cs="Tahoma"/>
                  <w:color w:val="000000"/>
                  <w:sz w:val="18"/>
                  <w:szCs w:val="18"/>
                  <w:lang w:val="pt-BR"/>
                  <w:rPrChange w:id="1129" w:author="Ines" w:date="2022-06-09T10:07:00Z">
                    <w:rPr>
                      <w:rFonts w:ascii="Tahoma" w:hAnsi="Tahoma" w:cs="Tahoma"/>
                      <w:color w:val="000000"/>
                      <w:sz w:val="18"/>
                      <w:szCs w:val="18"/>
                    </w:rPr>
                  </w:rPrChange>
                </w:rPr>
                <w:t>Auxiliar o desenvolvedor como organizar a estética de um programa e o fluxo das ações realizadas.</w:t>
              </w:r>
            </w:ins>
          </w:p>
        </w:tc>
      </w:tr>
      <w:tr w:rsidR="00390560" w:rsidRPr="00432DC2" w14:paraId="4AFA10A3" w14:textId="77777777">
        <w:trPr>
          <w:cantSplit/>
          <w:jc w:val="center"/>
          <w:ins w:id="1130" w:author="Igor Santiago" w:date="2022-06-09T01:02:00Z"/>
        </w:trPr>
        <w:tc>
          <w:tcPr>
            <w:tcW w:w="2193" w:type="dxa"/>
          </w:tcPr>
          <w:p w14:paraId="02BA2DD6" w14:textId="10B3826F" w:rsidR="00390560" w:rsidRDefault="00390560">
            <w:pPr>
              <w:widowControl/>
              <w:pBdr>
                <w:top w:val="nil"/>
                <w:left w:val="nil"/>
                <w:bottom w:val="nil"/>
                <w:right w:val="nil"/>
                <w:between w:val="nil"/>
              </w:pBdr>
              <w:spacing w:before="120" w:after="120" w:line="240" w:lineRule="auto"/>
              <w:jc w:val="center"/>
              <w:rPr>
                <w:ins w:id="1131" w:author="Igor Santiago" w:date="2022-06-09T01:02:00Z"/>
                <w:rFonts w:ascii="Tahoma" w:hAnsi="Tahoma" w:cs="Tahoma"/>
                <w:color w:val="000000"/>
                <w:sz w:val="18"/>
                <w:szCs w:val="18"/>
              </w:rPr>
            </w:pPr>
            <w:ins w:id="1132" w:author="Igor Santiago" w:date="2022-06-09T01:03:00Z">
              <w:r>
                <w:rPr>
                  <w:rFonts w:ascii="Tahoma" w:hAnsi="Tahoma" w:cs="Tahoma"/>
                  <w:color w:val="000000"/>
                  <w:sz w:val="18"/>
                  <w:szCs w:val="18"/>
                </w:rPr>
                <w:t>GitHub</w:t>
              </w:r>
            </w:ins>
          </w:p>
        </w:tc>
        <w:tc>
          <w:tcPr>
            <w:tcW w:w="5565" w:type="dxa"/>
          </w:tcPr>
          <w:p w14:paraId="3B7D24D0" w14:textId="420F67A2" w:rsidR="00390560" w:rsidRPr="00A44348" w:rsidRDefault="00390560">
            <w:pPr>
              <w:widowControl/>
              <w:pBdr>
                <w:top w:val="nil"/>
                <w:left w:val="nil"/>
                <w:bottom w:val="nil"/>
                <w:right w:val="nil"/>
                <w:between w:val="nil"/>
              </w:pBdr>
              <w:spacing w:before="120" w:after="120" w:line="240" w:lineRule="auto"/>
              <w:rPr>
                <w:ins w:id="1133" w:author="Igor Santiago" w:date="2022-06-09T01:02:00Z"/>
                <w:rFonts w:ascii="Tahoma" w:hAnsi="Tahoma" w:cs="Tahoma"/>
                <w:color w:val="000000"/>
                <w:sz w:val="18"/>
                <w:szCs w:val="18"/>
                <w:lang w:val="pt-BR"/>
                <w:rPrChange w:id="1134" w:author="Ines" w:date="2022-06-09T10:14:00Z">
                  <w:rPr>
                    <w:ins w:id="1135" w:author="Igor Santiago" w:date="2022-06-09T01:02:00Z"/>
                    <w:rFonts w:ascii="Tahoma" w:hAnsi="Tahoma" w:cs="Tahoma"/>
                    <w:color w:val="000000"/>
                    <w:sz w:val="18"/>
                    <w:szCs w:val="18"/>
                  </w:rPr>
                </w:rPrChange>
              </w:rPr>
            </w:pPr>
            <w:ins w:id="1136" w:author="Igor Santiago" w:date="2022-06-09T01:03:00Z">
              <w:r w:rsidRPr="00A44348">
                <w:rPr>
                  <w:rFonts w:ascii="Tahoma" w:hAnsi="Tahoma" w:cs="Tahoma"/>
                  <w:color w:val="000000"/>
                  <w:sz w:val="18"/>
                  <w:szCs w:val="18"/>
                  <w:lang w:val="pt-BR"/>
                  <w:rPrChange w:id="1137" w:author="Ines" w:date="2022-06-09T10:14:00Z">
                    <w:rPr>
                      <w:rFonts w:ascii="Tahoma" w:hAnsi="Tahoma" w:cs="Tahoma"/>
                      <w:color w:val="000000"/>
                      <w:sz w:val="18"/>
                      <w:szCs w:val="18"/>
                    </w:rPr>
                  </w:rPrChange>
                </w:rPr>
                <w:t>Ferramenta utilizada para o versionamento e compartilhamento de códigos de programação.</w:t>
              </w:r>
            </w:ins>
          </w:p>
        </w:tc>
      </w:tr>
      <w:tr w:rsidR="00390560" w:rsidRPr="00432DC2" w14:paraId="26FE195A" w14:textId="77777777">
        <w:trPr>
          <w:cantSplit/>
          <w:jc w:val="center"/>
          <w:ins w:id="1138" w:author="Igor Santiago" w:date="2022-06-09T01:02:00Z"/>
        </w:trPr>
        <w:tc>
          <w:tcPr>
            <w:tcW w:w="2193" w:type="dxa"/>
          </w:tcPr>
          <w:p w14:paraId="315D8766" w14:textId="5FDDC630" w:rsidR="00390560" w:rsidRDefault="00390560">
            <w:pPr>
              <w:widowControl/>
              <w:pBdr>
                <w:top w:val="nil"/>
                <w:left w:val="nil"/>
                <w:bottom w:val="nil"/>
                <w:right w:val="nil"/>
                <w:between w:val="nil"/>
              </w:pBdr>
              <w:spacing w:before="120" w:after="120" w:line="240" w:lineRule="auto"/>
              <w:jc w:val="center"/>
              <w:rPr>
                <w:ins w:id="1139" w:author="Igor Santiago" w:date="2022-06-09T01:02:00Z"/>
                <w:rFonts w:ascii="Tahoma" w:hAnsi="Tahoma" w:cs="Tahoma"/>
                <w:color w:val="000000"/>
                <w:sz w:val="18"/>
                <w:szCs w:val="18"/>
              </w:rPr>
            </w:pPr>
            <w:ins w:id="1140" w:author="Igor Santiago" w:date="2022-06-09T01:03:00Z">
              <w:r>
                <w:rPr>
                  <w:rFonts w:ascii="Tahoma" w:hAnsi="Tahoma" w:cs="Tahoma"/>
                  <w:color w:val="000000"/>
                  <w:sz w:val="18"/>
                  <w:szCs w:val="18"/>
                </w:rPr>
                <w:t>GUI</w:t>
              </w:r>
            </w:ins>
          </w:p>
        </w:tc>
        <w:tc>
          <w:tcPr>
            <w:tcW w:w="5565" w:type="dxa"/>
          </w:tcPr>
          <w:p w14:paraId="6C201CCF" w14:textId="675742DD" w:rsidR="00390560" w:rsidRPr="00A44348" w:rsidRDefault="00390560">
            <w:pPr>
              <w:widowControl/>
              <w:pBdr>
                <w:top w:val="nil"/>
                <w:left w:val="nil"/>
                <w:bottom w:val="nil"/>
                <w:right w:val="nil"/>
                <w:between w:val="nil"/>
              </w:pBdr>
              <w:spacing w:before="120" w:after="120" w:line="240" w:lineRule="auto"/>
              <w:rPr>
                <w:ins w:id="1141" w:author="Igor Santiago" w:date="2022-06-09T01:02:00Z"/>
                <w:rFonts w:ascii="Tahoma" w:hAnsi="Tahoma" w:cs="Tahoma"/>
                <w:color w:val="000000"/>
                <w:sz w:val="18"/>
                <w:szCs w:val="18"/>
                <w:lang w:val="pt-BR"/>
                <w:rPrChange w:id="1142" w:author="Ines" w:date="2022-06-09T10:07:00Z">
                  <w:rPr>
                    <w:ins w:id="1143" w:author="Igor Santiago" w:date="2022-06-09T01:02:00Z"/>
                    <w:rFonts w:ascii="Tahoma" w:hAnsi="Tahoma" w:cs="Tahoma"/>
                    <w:color w:val="000000"/>
                    <w:sz w:val="18"/>
                    <w:szCs w:val="18"/>
                  </w:rPr>
                </w:rPrChange>
              </w:rPr>
            </w:pPr>
            <w:ins w:id="1144" w:author="Igor Santiago" w:date="2022-06-09T01:03:00Z">
              <w:r w:rsidRPr="00A44348">
                <w:rPr>
                  <w:rFonts w:ascii="Tahoma" w:hAnsi="Tahoma" w:cs="Tahoma"/>
                  <w:color w:val="000000"/>
                  <w:sz w:val="18"/>
                  <w:szCs w:val="18"/>
                  <w:lang w:val="pt-BR"/>
                  <w:rPrChange w:id="1145" w:author="Ines" w:date="2022-06-09T10:07:00Z">
                    <w:rPr>
                      <w:rFonts w:ascii="Tahoma" w:hAnsi="Tahoma" w:cs="Tahoma"/>
                      <w:color w:val="000000"/>
                      <w:sz w:val="18"/>
                      <w:szCs w:val="18"/>
                    </w:rPr>
                  </w:rPrChange>
                </w:rPr>
                <w:t>Sigla em inglês para Interface Gráfica de Usuário.</w:t>
              </w:r>
            </w:ins>
          </w:p>
        </w:tc>
      </w:tr>
    </w:tbl>
    <w:p w14:paraId="7C2ABF0B" w14:textId="77777777" w:rsidR="00341B5B" w:rsidRPr="00A44348" w:rsidRDefault="00341B5B">
      <w:pPr>
        <w:rPr>
          <w:lang w:val="pt-BR"/>
          <w:rPrChange w:id="1146" w:author="Ines" w:date="2022-06-09T10:07:00Z">
            <w:rPr/>
          </w:rPrChange>
        </w:rPr>
      </w:pPr>
    </w:p>
    <w:p w14:paraId="0EEFF8A5" w14:textId="138B3CBD" w:rsidR="00341B5B" w:rsidRDefault="003E6BDD">
      <w:pPr>
        <w:pStyle w:val="Ttulo1"/>
        <w:widowControl/>
        <w:numPr>
          <w:ilvl w:val="0"/>
          <w:numId w:val="9"/>
        </w:numPr>
      </w:pPr>
      <w:bookmarkStart w:id="1147" w:name="_Toc105669257"/>
      <w:proofErr w:type="spellStart"/>
      <w:r>
        <w:lastRenderedPageBreak/>
        <w:t>Requisitos</w:t>
      </w:r>
      <w:proofErr w:type="spellEnd"/>
      <w:r>
        <w:t xml:space="preserve"> de Interface</w:t>
      </w:r>
      <w:bookmarkEnd w:id="1147"/>
      <w:r>
        <w:t xml:space="preserve"> </w:t>
      </w:r>
      <w:del w:id="1148" w:author="Igor Santiago" w:date="2022-06-09T01:04:00Z">
        <w:r w:rsidDel="00FA4964">
          <w:rPr>
            <w:color w:val="FF0000"/>
          </w:rPr>
          <w:delText>(Storyboards?)</w:delText>
        </w:r>
      </w:del>
    </w:p>
    <w:p w14:paraId="27228352" w14:textId="680059EB" w:rsidR="00341B5B" w:rsidDel="00390560" w:rsidRDefault="00FA4964">
      <w:pPr>
        <w:widowControl/>
        <w:pBdr>
          <w:top w:val="nil"/>
          <w:left w:val="nil"/>
          <w:bottom w:val="nil"/>
          <w:right w:val="nil"/>
          <w:between w:val="nil"/>
        </w:pBdr>
        <w:spacing w:line="240" w:lineRule="auto"/>
        <w:ind w:left="708"/>
        <w:jc w:val="both"/>
        <w:rPr>
          <w:del w:id="1149" w:author="Igor Santiago" w:date="2022-06-09T01:04:00Z"/>
          <w:color w:val="000000"/>
        </w:rPr>
      </w:pPr>
      <w:ins w:id="1150" w:author="Igor Santiago" w:date="2022-06-09T01:06:00Z">
        <w:r>
          <w:rPr>
            <w:noProof/>
            <w:color w:val="0070C0"/>
          </w:rPr>
          <w:drawing>
            <wp:inline distT="0" distB="0" distL="0" distR="0" wp14:anchorId="708672CC" wp14:editId="70EEE18F">
              <wp:extent cx="3023544" cy="2737590"/>
              <wp:effectExtent l="0" t="0" r="5715"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0236" cy="2743649"/>
                      </a:xfrm>
                      <a:prstGeom prst="rect">
                        <a:avLst/>
                      </a:prstGeom>
                      <a:noFill/>
                      <a:ln>
                        <a:noFill/>
                      </a:ln>
                    </pic:spPr>
                  </pic:pic>
                </a:graphicData>
              </a:graphic>
            </wp:inline>
          </w:drawing>
        </w:r>
      </w:ins>
    </w:p>
    <w:p w14:paraId="7214AF29" w14:textId="1F9DE263" w:rsidR="00341B5B" w:rsidDel="00390560" w:rsidRDefault="003E6BDD">
      <w:pPr>
        <w:widowControl/>
        <w:pBdr>
          <w:top w:val="nil"/>
          <w:left w:val="nil"/>
          <w:bottom w:val="nil"/>
          <w:right w:val="nil"/>
          <w:between w:val="nil"/>
        </w:pBdr>
        <w:spacing w:line="240" w:lineRule="auto"/>
        <w:jc w:val="both"/>
        <w:rPr>
          <w:del w:id="1151" w:author="Igor Santiago" w:date="2022-06-09T01:04:00Z"/>
          <w:color w:val="000000"/>
        </w:rPr>
        <w:pPrChange w:id="1152" w:author="Igor Santiago" w:date="2022-06-09T01:04:00Z">
          <w:pPr>
            <w:widowControl/>
            <w:pBdr>
              <w:top w:val="nil"/>
              <w:left w:val="nil"/>
              <w:bottom w:val="nil"/>
              <w:right w:val="nil"/>
              <w:between w:val="nil"/>
            </w:pBdr>
            <w:spacing w:line="240" w:lineRule="auto"/>
            <w:ind w:left="708"/>
            <w:jc w:val="both"/>
          </w:pPr>
        </w:pPrChange>
      </w:pPr>
      <w:del w:id="1153" w:author="Igor Santiago" w:date="2022-06-09T01:04:00Z">
        <w:r w:rsidDel="00390560">
          <w:rPr>
            <w:color w:val="000000"/>
          </w:rPr>
          <w:delText>Descreve-se nas próximas seções de textos os requisitos relacionados à interface com o usuário e as interfaces com demais componentes externos, sejam estes de software ou hardware.</w:delText>
        </w:r>
      </w:del>
    </w:p>
    <w:p w14:paraId="1E90B7F3" w14:textId="0702B115" w:rsidR="00341B5B" w:rsidDel="00390560" w:rsidRDefault="00341B5B">
      <w:pPr>
        <w:widowControl/>
        <w:pBdr>
          <w:top w:val="nil"/>
          <w:left w:val="nil"/>
          <w:bottom w:val="nil"/>
          <w:right w:val="nil"/>
          <w:between w:val="nil"/>
        </w:pBdr>
        <w:spacing w:line="240" w:lineRule="auto"/>
        <w:jc w:val="both"/>
        <w:rPr>
          <w:del w:id="1154" w:author="Igor Santiago" w:date="2022-06-09T01:04:00Z"/>
          <w:color w:val="000000"/>
        </w:rPr>
        <w:pPrChange w:id="1155" w:author="Igor Santiago" w:date="2022-06-09T01:04:00Z">
          <w:pPr>
            <w:widowControl/>
            <w:pBdr>
              <w:top w:val="nil"/>
              <w:left w:val="nil"/>
              <w:bottom w:val="nil"/>
              <w:right w:val="nil"/>
              <w:between w:val="nil"/>
            </w:pBdr>
            <w:spacing w:line="240" w:lineRule="auto"/>
            <w:ind w:left="708"/>
            <w:jc w:val="both"/>
          </w:pPr>
        </w:pPrChange>
      </w:pPr>
    </w:p>
    <w:p w14:paraId="30EDA917" w14:textId="2FBD1FDF" w:rsidR="00341B5B" w:rsidDel="00390560" w:rsidRDefault="003E6BDD">
      <w:pPr>
        <w:widowControl/>
        <w:pBdr>
          <w:top w:val="nil"/>
          <w:left w:val="nil"/>
          <w:bottom w:val="nil"/>
          <w:right w:val="nil"/>
          <w:between w:val="nil"/>
        </w:pBdr>
        <w:spacing w:line="240" w:lineRule="auto"/>
        <w:jc w:val="both"/>
        <w:rPr>
          <w:del w:id="1156" w:author="Igor Santiago" w:date="2022-06-09T01:04:00Z"/>
          <w:color w:val="FF0000"/>
        </w:rPr>
        <w:pPrChange w:id="1157" w:author="Igor Santiago" w:date="2022-06-09T01:04:00Z">
          <w:pPr>
            <w:widowControl/>
            <w:pBdr>
              <w:top w:val="nil"/>
              <w:left w:val="nil"/>
              <w:bottom w:val="nil"/>
              <w:right w:val="nil"/>
              <w:between w:val="nil"/>
            </w:pBdr>
            <w:spacing w:line="240" w:lineRule="auto"/>
            <w:ind w:left="708"/>
            <w:jc w:val="both"/>
          </w:pPr>
        </w:pPrChange>
      </w:pPr>
      <w:del w:id="1158" w:author="Igor Santiago" w:date="2022-06-09T01:04:00Z">
        <w:r w:rsidDel="00390560">
          <w:rPr>
            <w:color w:val="0070C0"/>
          </w:rPr>
          <w:delText xml:space="preserve">Quando as interfaces do sistema são GUIs – Graphical User Interfaces, atualmente é imprescindível apresentar os </w:delText>
        </w:r>
        <w:r w:rsidDel="00390560">
          <w:rPr>
            <w:b/>
            <w:i/>
            <w:color w:val="0070C0"/>
          </w:rPr>
          <w:delText>storyboards</w:delText>
        </w:r>
        <w:r w:rsidDel="00390560">
          <w:rPr>
            <w:color w:val="0070C0"/>
          </w:rPr>
          <w:delText xml:space="preserve"> destas interfaces para capturar os campos (entrada e saída) nelas presentes e o comportamento esperado pelo usuário para a transição entre as diversas interfaces (telas).  </w:delText>
        </w:r>
        <w:r w:rsidDel="00390560">
          <w:rPr>
            <w:color w:val="FF0000"/>
          </w:rPr>
          <w:delText xml:space="preserve">A seção 4.1 mostra como a concepção de interfaces era realizadas </w:delText>
        </w:r>
        <w:r w:rsidDel="00390560">
          <w:rPr>
            <w:b/>
            <w:color w:val="FF0000"/>
          </w:rPr>
          <w:delText>antigamente</w:delText>
        </w:r>
        <w:r w:rsidDel="00390560">
          <w:rPr>
            <w:color w:val="FF0000"/>
          </w:rPr>
          <w:delText xml:space="preserve"> em substituição ao </w:delText>
        </w:r>
        <w:r w:rsidDel="00390560">
          <w:rPr>
            <w:b/>
            <w:i/>
            <w:color w:val="FF0000"/>
          </w:rPr>
          <w:delText>storyboad</w:delText>
        </w:r>
        <w:r w:rsidDel="00390560">
          <w:rPr>
            <w:color w:val="FF0000"/>
          </w:rPr>
          <w:delText>. As seções 4.2 e 4.3 oferecem exemplos de especificações de interfaces de hardware e software, ilustrando como dever realizadas caso um projeto as demande.</w:delText>
        </w:r>
      </w:del>
    </w:p>
    <w:p w14:paraId="287C9998" w14:textId="1750290E" w:rsidR="00341B5B" w:rsidRDefault="003E6BDD" w:rsidP="00390560">
      <w:pPr>
        <w:widowControl/>
        <w:pBdr>
          <w:top w:val="nil"/>
          <w:left w:val="nil"/>
          <w:bottom w:val="nil"/>
          <w:right w:val="nil"/>
          <w:between w:val="nil"/>
        </w:pBdr>
        <w:spacing w:line="240" w:lineRule="auto"/>
        <w:jc w:val="both"/>
        <w:rPr>
          <w:ins w:id="1159" w:author="Igor Santiago" w:date="2022-06-09T01:06:00Z"/>
          <w:color w:val="0070C0"/>
        </w:rPr>
      </w:pPr>
      <w:del w:id="1160" w:author="Igor Santiago" w:date="2022-06-09T01:04:00Z">
        <w:r w:rsidDel="00390560">
          <w:rPr>
            <w:color w:val="0070C0"/>
          </w:rPr>
          <w:lastRenderedPageBreak/>
          <w:delText>.</w:delText>
        </w:r>
      </w:del>
      <w:r>
        <w:rPr>
          <w:color w:val="0070C0"/>
        </w:rPr>
        <w:t xml:space="preserve"> </w:t>
      </w:r>
      <w:ins w:id="1161" w:author="Igor Santiago" w:date="2022-06-09T01:04:00Z">
        <w:r w:rsidR="00FA4964">
          <w:rPr>
            <w:color w:val="0070C0"/>
          </w:rPr>
          <w:tab/>
        </w:r>
      </w:ins>
      <w:ins w:id="1162" w:author="Igor Santiago" w:date="2022-06-09T01:05:00Z">
        <w:r w:rsidR="00FA4964">
          <w:rPr>
            <w:noProof/>
            <w:color w:val="0070C0"/>
          </w:rPr>
          <w:drawing>
            <wp:inline distT="0" distB="0" distL="0" distR="0" wp14:anchorId="3315BBEC" wp14:editId="49C65EE4">
              <wp:extent cx="2739486" cy="363516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9486" cy="3635160"/>
                      </a:xfrm>
                      <a:prstGeom prst="rect">
                        <a:avLst/>
                      </a:prstGeom>
                      <a:noFill/>
                      <a:ln>
                        <a:noFill/>
                      </a:ln>
                    </pic:spPr>
                  </pic:pic>
                </a:graphicData>
              </a:graphic>
            </wp:inline>
          </w:drawing>
        </w:r>
      </w:ins>
    </w:p>
    <w:p w14:paraId="7943CC88" w14:textId="543EBC26" w:rsidR="00FA4964" w:rsidRDefault="00FA4964" w:rsidP="00390560">
      <w:pPr>
        <w:widowControl/>
        <w:pBdr>
          <w:top w:val="nil"/>
          <w:left w:val="nil"/>
          <w:bottom w:val="nil"/>
          <w:right w:val="nil"/>
          <w:between w:val="nil"/>
        </w:pBdr>
        <w:spacing w:line="240" w:lineRule="auto"/>
        <w:jc w:val="both"/>
        <w:rPr>
          <w:ins w:id="1163" w:author="Igor Santiago" w:date="2022-06-09T01:06:00Z"/>
          <w:color w:val="0070C0"/>
        </w:rPr>
      </w:pPr>
    </w:p>
    <w:p w14:paraId="05C4E5E2" w14:textId="6DB3CE0A" w:rsidR="00FA4964" w:rsidRDefault="00FA4964" w:rsidP="00390560">
      <w:pPr>
        <w:widowControl/>
        <w:pBdr>
          <w:top w:val="nil"/>
          <w:left w:val="nil"/>
          <w:bottom w:val="nil"/>
          <w:right w:val="nil"/>
          <w:between w:val="nil"/>
        </w:pBdr>
        <w:spacing w:line="240" w:lineRule="auto"/>
        <w:jc w:val="both"/>
        <w:rPr>
          <w:ins w:id="1164" w:author="Igor Santiago" w:date="2022-06-09T01:06:00Z"/>
          <w:color w:val="0070C0"/>
        </w:rPr>
      </w:pPr>
    </w:p>
    <w:p w14:paraId="25F445A7" w14:textId="45E7C69A" w:rsidR="00FA4964" w:rsidRDefault="00FA4964" w:rsidP="00390560">
      <w:pPr>
        <w:widowControl/>
        <w:pBdr>
          <w:top w:val="nil"/>
          <w:left w:val="nil"/>
          <w:bottom w:val="nil"/>
          <w:right w:val="nil"/>
          <w:between w:val="nil"/>
        </w:pBdr>
        <w:spacing w:line="240" w:lineRule="auto"/>
        <w:jc w:val="both"/>
        <w:rPr>
          <w:ins w:id="1165" w:author="Igor Santiago" w:date="2022-06-09T01:07:00Z"/>
          <w:color w:val="0070C0"/>
        </w:rPr>
      </w:pPr>
      <w:ins w:id="1166" w:author="Igor Santiago" w:date="2022-06-09T01:06:00Z">
        <w:r>
          <w:rPr>
            <w:noProof/>
            <w:color w:val="0070C0"/>
          </w:rPr>
          <w:lastRenderedPageBreak/>
          <w:drawing>
            <wp:inline distT="0" distB="0" distL="0" distR="0" wp14:anchorId="0CAE14E9" wp14:editId="51DD8777">
              <wp:extent cx="2348894" cy="402689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4952" cy="4071570"/>
                      </a:xfrm>
                      <a:prstGeom prst="rect">
                        <a:avLst/>
                      </a:prstGeom>
                      <a:noFill/>
                      <a:ln>
                        <a:noFill/>
                      </a:ln>
                    </pic:spPr>
                  </pic:pic>
                </a:graphicData>
              </a:graphic>
            </wp:inline>
          </w:drawing>
        </w:r>
      </w:ins>
      <w:ins w:id="1167" w:author="Igor Santiago" w:date="2022-06-09T01:07:00Z">
        <w:r>
          <w:rPr>
            <w:noProof/>
            <w:color w:val="0070C0"/>
          </w:rPr>
          <w:drawing>
            <wp:inline distT="0" distB="0" distL="0" distR="0" wp14:anchorId="2870F46B" wp14:editId="1B6D29C2">
              <wp:extent cx="2530027" cy="4010454"/>
              <wp:effectExtent l="0" t="0" r="381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0370" cy="4026849"/>
                      </a:xfrm>
                      <a:prstGeom prst="rect">
                        <a:avLst/>
                      </a:prstGeom>
                      <a:noFill/>
                      <a:ln>
                        <a:noFill/>
                      </a:ln>
                    </pic:spPr>
                  </pic:pic>
                </a:graphicData>
              </a:graphic>
            </wp:inline>
          </w:drawing>
        </w:r>
      </w:ins>
    </w:p>
    <w:p w14:paraId="67BAD497" w14:textId="1E0B1372" w:rsidR="00FA4964" w:rsidRDefault="00FA4964" w:rsidP="00390560">
      <w:pPr>
        <w:widowControl/>
        <w:pBdr>
          <w:top w:val="nil"/>
          <w:left w:val="nil"/>
          <w:bottom w:val="nil"/>
          <w:right w:val="nil"/>
          <w:between w:val="nil"/>
        </w:pBdr>
        <w:spacing w:line="240" w:lineRule="auto"/>
        <w:jc w:val="both"/>
        <w:rPr>
          <w:ins w:id="1168" w:author="Igor Santiago" w:date="2022-06-09T01:08:00Z"/>
          <w:color w:val="0070C0"/>
        </w:rPr>
      </w:pPr>
      <w:ins w:id="1169" w:author="Igor Santiago" w:date="2022-06-09T01:08:00Z">
        <w:r>
          <w:rPr>
            <w:noProof/>
            <w:color w:val="0070C0"/>
          </w:rPr>
          <w:drawing>
            <wp:inline distT="0" distB="0" distL="0" distR="0" wp14:anchorId="75B66346" wp14:editId="63EF54C6">
              <wp:extent cx="5935345" cy="2990215"/>
              <wp:effectExtent l="0" t="0" r="825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ins>
    </w:p>
    <w:p w14:paraId="29F5CA44" w14:textId="3DDC0892" w:rsidR="00FA4964" w:rsidRDefault="00FA4964" w:rsidP="00390560">
      <w:pPr>
        <w:widowControl/>
        <w:pBdr>
          <w:top w:val="nil"/>
          <w:left w:val="nil"/>
          <w:bottom w:val="nil"/>
          <w:right w:val="nil"/>
          <w:between w:val="nil"/>
        </w:pBdr>
        <w:spacing w:line="240" w:lineRule="auto"/>
        <w:jc w:val="both"/>
        <w:rPr>
          <w:ins w:id="1170" w:author="Igor Santiago" w:date="2022-06-09T01:08:00Z"/>
          <w:color w:val="0070C0"/>
        </w:rPr>
      </w:pPr>
      <w:ins w:id="1171" w:author="Igor Santiago" w:date="2022-06-09T01:08:00Z">
        <w:r>
          <w:rPr>
            <w:noProof/>
            <w:color w:val="0070C0"/>
          </w:rPr>
          <w:lastRenderedPageBreak/>
          <w:drawing>
            <wp:inline distT="0" distB="0" distL="0" distR="0" wp14:anchorId="47ECBC0B" wp14:editId="3DB35E55">
              <wp:extent cx="5935345" cy="4039235"/>
              <wp:effectExtent l="0" t="0" r="825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039235"/>
                      </a:xfrm>
                      <a:prstGeom prst="rect">
                        <a:avLst/>
                      </a:prstGeom>
                      <a:noFill/>
                      <a:ln>
                        <a:noFill/>
                      </a:ln>
                    </pic:spPr>
                  </pic:pic>
                </a:graphicData>
              </a:graphic>
            </wp:inline>
          </w:drawing>
        </w:r>
      </w:ins>
    </w:p>
    <w:p w14:paraId="3D41A1AE" w14:textId="74803DE9" w:rsidR="00FA4964" w:rsidRDefault="00FA4964">
      <w:pPr>
        <w:widowControl/>
        <w:pBdr>
          <w:top w:val="nil"/>
          <w:left w:val="nil"/>
          <w:bottom w:val="nil"/>
          <w:right w:val="nil"/>
          <w:between w:val="nil"/>
        </w:pBdr>
        <w:spacing w:line="240" w:lineRule="auto"/>
        <w:jc w:val="both"/>
        <w:rPr>
          <w:color w:val="0070C0"/>
        </w:rPr>
        <w:pPrChange w:id="1172" w:author="Igor Santiago" w:date="2022-06-09T01:04:00Z">
          <w:pPr>
            <w:widowControl/>
            <w:pBdr>
              <w:top w:val="nil"/>
              <w:left w:val="nil"/>
              <w:bottom w:val="nil"/>
              <w:right w:val="nil"/>
              <w:between w:val="nil"/>
            </w:pBdr>
            <w:spacing w:line="240" w:lineRule="auto"/>
            <w:ind w:left="708"/>
            <w:jc w:val="both"/>
          </w:pPr>
        </w:pPrChange>
      </w:pPr>
      <w:ins w:id="1173" w:author="Igor Santiago" w:date="2022-06-09T01:08:00Z">
        <w:r>
          <w:rPr>
            <w:noProof/>
            <w:color w:val="0070C0"/>
          </w:rPr>
          <w:lastRenderedPageBreak/>
          <w:drawing>
            <wp:inline distT="0" distB="0" distL="0" distR="0" wp14:anchorId="6A1B2A17" wp14:editId="0FED5022">
              <wp:extent cx="5935345" cy="2967355"/>
              <wp:effectExtent l="0" t="0" r="825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967355"/>
                      </a:xfrm>
                      <a:prstGeom prst="rect">
                        <a:avLst/>
                      </a:prstGeom>
                      <a:noFill/>
                      <a:ln>
                        <a:noFill/>
                      </a:ln>
                    </pic:spPr>
                  </pic:pic>
                </a:graphicData>
              </a:graphic>
            </wp:inline>
          </w:drawing>
        </w:r>
        <w:r>
          <w:rPr>
            <w:noProof/>
            <w:color w:val="0070C0"/>
          </w:rPr>
          <w:drawing>
            <wp:inline distT="0" distB="0" distL="0" distR="0" wp14:anchorId="76D4181D" wp14:editId="41AE1622">
              <wp:extent cx="5941060" cy="3708400"/>
              <wp:effectExtent l="0" t="0" r="254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3708400"/>
                      </a:xfrm>
                      <a:prstGeom prst="rect">
                        <a:avLst/>
                      </a:prstGeom>
                      <a:noFill/>
                      <a:ln>
                        <a:noFill/>
                      </a:ln>
                    </pic:spPr>
                  </pic:pic>
                </a:graphicData>
              </a:graphic>
            </wp:inline>
          </w:drawing>
        </w:r>
      </w:ins>
    </w:p>
    <w:p w14:paraId="4F1D2593" w14:textId="7D3735CC" w:rsidR="00341B5B" w:rsidDel="00FA4964" w:rsidRDefault="003E6BDD">
      <w:pPr>
        <w:pStyle w:val="Ttulo2"/>
        <w:numPr>
          <w:ilvl w:val="1"/>
          <w:numId w:val="9"/>
        </w:numPr>
        <w:rPr>
          <w:del w:id="1174" w:author="Igor Santiago" w:date="2022-06-09T01:05:00Z"/>
          <w:color w:val="0070C0"/>
        </w:rPr>
      </w:pPr>
      <w:del w:id="1175" w:author="Igor Santiago" w:date="2022-06-09T01:05:00Z">
        <w:r w:rsidDel="00FA4964">
          <w:rPr>
            <w:color w:val="0070C0"/>
          </w:rPr>
          <w:delText>Interfaces de Usuário (GUIs)</w:delText>
        </w:r>
      </w:del>
    </w:p>
    <w:p w14:paraId="2C374B93" w14:textId="4A17DA6E" w:rsidR="00341B5B" w:rsidDel="00FA4964" w:rsidRDefault="00341B5B">
      <w:pPr>
        <w:rPr>
          <w:del w:id="1176" w:author="Igor Santiago" w:date="2022-06-09T01:05:00Z"/>
          <w:color w:val="0070C0"/>
        </w:rPr>
      </w:pPr>
    </w:p>
    <w:p w14:paraId="605B11B4" w14:textId="3E62920B" w:rsidR="00341B5B" w:rsidDel="00FA4964" w:rsidRDefault="003E6BDD">
      <w:pPr>
        <w:widowControl/>
        <w:pBdr>
          <w:top w:val="nil"/>
          <w:left w:val="nil"/>
          <w:bottom w:val="nil"/>
          <w:right w:val="nil"/>
          <w:between w:val="nil"/>
        </w:pBdr>
        <w:spacing w:line="240" w:lineRule="auto"/>
        <w:ind w:left="708"/>
        <w:jc w:val="both"/>
        <w:rPr>
          <w:del w:id="1177" w:author="Igor Santiago" w:date="2022-06-09T01:05:00Z"/>
          <w:color w:val="0070C0"/>
        </w:rPr>
      </w:pPr>
      <w:del w:id="1178" w:author="Igor Santiago" w:date="2022-06-09T01:05:00Z">
        <w:r w:rsidDel="00FA4964">
          <w:rPr>
            <w:color w:val="0070C0"/>
          </w:rPr>
          <w:delText>Enumera-se em uma tabela as interfaces com o usuário e os atores que a elas terão acesso. Todas as interfaces devem ser brevemente descritas.</w:delText>
        </w:r>
      </w:del>
    </w:p>
    <w:p w14:paraId="20C31549" w14:textId="66897334" w:rsidR="00341B5B" w:rsidDel="00FA4964" w:rsidRDefault="00341B5B">
      <w:pPr>
        <w:widowControl/>
        <w:pBdr>
          <w:top w:val="nil"/>
          <w:left w:val="nil"/>
          <w:bottom w:val="nil"/>
          <w:right w:val="nil"/>
          <w:between w:val="nil"/>
        </w:pBdr>
        <w:spacing w:line="240" w:lineRule="auto"/>
        <w:ind w:left="708"/>
        <w:jc w:val="both"/>
        <w:rPr>
          <w:del w:id="1179" w:author="Igor Santiago" w:date="2022-06-09T01:05:00Z"/>
          <w:color w:val="000000"/>
        </w:rPr>
      </w:pPr>
    </w:p>
    <w:p w14:paraId="771464C3" w14:textId="42158F78" w:rsidR="00341B5B" w:rsidDel="00FA4964" w:rsidRDefault="00341B5B">
      <w:pPr>
        <w:widowControl/>
        <w:pBdr>
          <w:top w:val="nil"/>
          <w:left w:val="nil"/>
          <w:bottom w:val="nil"/>
          <w:right w:val="nil"/>
          <w:between w:val="nil"/>
        </w:pBdr>
        <w:spacing w:line="240" w:lineRule="auto"/>
        <w:jc w:val="both"/>
        <w:rPr>
          <w:del w:id="1180" w:author="Igor Santiago" w:date="2022-06-09T01:05:00Z"/>
          <w:color w:val="000000"/>
        </w:rPr>
      </w:pPr>
    </w:p>
    <w:p w14:paraId="646A8579" w14:textId="502DD8EB" w:rsidR="00341B5B" w:rsidDel="00FA4964" w:rsidRDefault="00341B5B">
      <w:pPr>
        <w:widowControl/>
        <w:pBdr>
          <w:top w:val="nil"/>
          <w:left w:val="nil"/>
          <w:bottom w:val="nil"/>
          <w:right w:val="nil"/>
          <w:between w:val="nil"/>
        </w:pBdr>
        <w:spacing w:line="240" w:lineRule="auto"/>
        <w:ind w:left="708"/>
        <w:jc w:val="both"/>
        <w:rPr>
          <w:del w:id="1181" w:author="Igor Santiago" w:date="2022-06-09T01:05:00Z"/>
          <w:color w:val="000000"/>
        </w:rPr>
      </w:pPr>
    </w:p>
    <w:p w14:paraId="658F5DE1" w14:textId="1114DEFA" w:rsidR="00341B5B" w:rsidDel="00FA4964" w:rsidRDefault="003E6BDD">
      <w:pPr>
        <w:keepNext/>
        <w:widowControl/>
        <w:pBdr>
          <w:top w:val="nil"/>
          <w:left w:val="nil"/>
          <w:bottom w:val="nil"/>
          <w:right w:val="nil"/>
          <w:between w:val="nil"/>
        </w:pBdr>
        <w:spacing w:line="240" w:lineRule="auto"/>
        <w:jc w:val="center"/>
        <w:rPr>
          <w:del w:id="1182" w:author="Igor Santiago" w:date="2022-06-09T01:05:00Z"/>
          <w:b/>
          <w:color w:val="0070C0"/>
        </w:rPr>
      </w:pPr>
      <w:del w:id="1183" w:author="Igor Santiago" w:date="2022-06-09T01:05:00Z">
        <w:r w:rsidDel="00FA4964">
          <w:rPr>
            <w:b/>
            <w:color w:val="0070C0"/>
          </w:rPr>
          <w:delText>Tabela 4: Lista de Interfaces de Usuário</w:delText>
        </w:r>
      </w:del>
    </w:p>
    <w:tbl>
      <w:tblPr>
        <w:tblStyle w:val="a3"/>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70"/>
        <w:gridCol w:w="1461"/>
        <w:gridCol w:w="1636"/>
        <w:gridCol w:w="2421"/>
        <w:gridCol w:w="2872"/>
      </w:tblGrid>
      <w:tr w:rsidR="00341B5B" w:rsidDel="00FA4964" w14:paraId="19AE6B63" w14:textId="6825E762">
        <w:trPr>
          <w:tblHeader/>
          <w:jc w:val="center"/>
          <w:del w:id="1184" w:author="Igor Santiago" w:date="2022-06-09T01:05:00Z"/>
        </w:trPr>
        <w:tc>
          <w:tcPr>
            <w:tcW w:w="970" w:type="dxa"/>
            <w:shd w:val="clear" w:color="auto" w:fill="003366"/>
            <w:vAlign w:val="center"/>
          </w:tcPr>
          <w:p w14:paraId="4811624B" w14:textId="60F2AF7F" w:rsidR="00341B5B" w:rsidDel="00FA4964" w:rsidRDefault="003E6BDD">
            <w:pPr>
              <w:jc w:val="center"/>
              <w:rPr>
                <w:del w:id="1185" w:author="Igor Santiago" w:date="2022-06-09T01:05:00Z"/>
                <w:b/>
                <w:color w:val="FFFFFF"/>
              </w:rPr>
            </w:pPr>
            <w:del w:id="1186" w:author="Igor Santiago" w:date="2022-06-09T01:05:00Z">
              <w:r w:rsidDel="00FA4964">
                <w:rPr>
                  <w:b/>
                  <w:color w:val="FFFFFF"/>
                </w:rPr>
                <w:delText>Número</w:delText>
              </w:r>
            </w:del>
          </w:p>
        </w:tc>
        <w:tc>
          <w:tcPr>
            <w:tcW w:w="1461" w:type="dxa"/>
            <w:shd w:val="clear" w:color="auto" w:fill="003366"/>
            <w:vAlign w:val="center"/>
          </w:tcPr>
          <w:p w14:paraId="5DF4C41E" w14:textId="0EA5ED12" w:rsidR="00341B5B" w:rsidDel="00FA4964" w:rsidRDefault="003E6BDD">
            <w:pPr>
              <w:jc w:val="center"/>
              <w:rPr>
                <w:del w:id="1187" w:author="Igor Santiago" w:date="2022-06-09T01:05:00Z"/>
                <w:b/>
              </w:rPr>
            </w:pPr>
            <w:del w:id="1188" w:author="Igor Santiago" w:date="2022-06-09T01:05:00Z">
              <w:r w:rsidDel="00FA4964">
                <w:rPr>
                  <w:b/>
                </w:rPr>
                <w:delText>Interface</w:delText>
              </w:r>
            </w:del>
          </w:p>
        </w:tc>
        <w:tc>
          <w:tcPr>
            <w:tcW w:w="1636" w:type="dxa"/>
            <w:shd w:val="clear" w:color="auto" w:fill="003366"/>
          </w:tcPr>
          <w:p w14:paraId="121489D2" w14:textId="0B5FF5C2" w:rsidR="00341B5B" w:rsidDel="00FA4964" w:rsidRDefault="003E6BDD">
            <w:pPr>
              <w:jc w:val="center"/>
              <w:rPr>
                <w:del w:id="1189" w:author="Igor Santiago" w:date="2022-06-09T01:05:00Z"/>
                <w:b/>
                <w:color w:val="FFFFFF"/>
              </w:rPr>
            </w:pPr>
            <w:del w:id="1190" w:author="Igor Santiago" w:date="2022-06-09T01:05:00Z">
              <w:r w:rsidDel="00FA4964">
                <w:rPr>
                  <w:b/>
                  <w:color w:val="FFFFFF"/>
                </w:rPr>
                <w:delText>Atores</w:delText>
              </w:r>
            </w:del>
          </w:p>
        </w:tc>
        <w:tc>
          <w:tcPr>
            <w:tcW w:w="2421" w:type="dxa"/>
            <w:shd w:val="clear" w:color="auto" w:fill="003366"/>
          </w:tcPr>
          <w:p w14:paraId="38F7E560" w14:textId="3FB45AB7" w:rsidR="00341B5B" w:rsidDel="00FA4964" w:rsidRDefault="003E6BDD">
            <w:pPr>
              <w:jc w:val="center"/>
              <w:rPr>
                <w:del w:id="1191" w:author="Igor Santiago" w:date="2022-06-09T01:05:00Z"/>
                <w:b/>
                <w:color w:val="FFFFFF"/>
              </w:rPr>
            </w:pPr>
            <w:del w:id="1192" w:author="Igor Santiago" w:date="2022-06-09T01:05:00Z">
              <w:r w:rsidDel="00FA4964">
                <w:rPr>
                  <w:b/>
                </w:rPr>
                <w:delText>Casos de Uso</w:delText>
              </w:r>
            </w:del>
          </w:p>
        </w:tc>
        <w:tc>
          <w:tcPr>
            <w:tcW w:w="2872" w:type="dxa"/>
            <w:shd w:val="clear" w:color="auto" w:fill="003366"/>
            <w:vAlign w:val="center"/>
          </w:tcPr>
          <w:p w14:paraId="19277489" w14:textId="4AB04A79" w:rsidR="00341B5B" w:rsidDel="00FA4964" w:rsidRDefault="003E6BDD">
            <w:pPr>
              <w:jc w:val="center"/>
              <w:rPr>
                <w:del w:id="1193" w:author="Igor Santiago" w:date="2022-06-09T01:05:00Z"/>
                <w:b/>
                <w:color w:val="FFFFFF"/>
              </w:rPr>
            </w:pPr>
            <w:del w:id="1194" w:author="Igor Santiago" w:date="2022-06-09T01:05:00Z">
              <w:r w:rsidDel="00FA4964">
                <w:rPr>
                  <w:b/>
                  <w:color w:val="FFFFFF"/>
                </w:rPr>
                <w:delText>Des</w:delText>
              </w:r>
              <w:r w:rsidDel="00FA4964">
                <w:rPr>
                  <w:b/>
                </w:rPr>
                <w:delText>cri</w:delText>
              </w:r>
              <w:r w:rsidDel="00FA4964">
                <w:rPr>
                  <w:b/>
                  <w:color w:val="FFFFFF"/>
                </w:rPr>
                <w:delText>ção</w:delText>
              </w:r>
            </w:del>
          </w:p>
        </w:tc>
      </w:tr>
      <w:tr w:rsidR="00341B5B" w:rsidDel="00FA4964" w14:paraId="6E1A1E6B" w14:textId="698781F7">
        <w:trPr>
          <w:cantSplit/>
          <w:jc w:val="center"/>
          <w:del w:id="1195" w:author="Igor Santiago" w:date="2022-06-09T01:05:00Z"/>
        </w:trPr>
        <w:tc>
          <w:tcPr>
            <w:tcW w:w="970" w:type="dxa"/>
            <w:vAlign w:val="center"/>
          </w:tcPr>
          <w:p w14:paraId="535A709B" w14:textId="2AB8400D" w:rsidR="00341B5B" w:rsidDel="00FA4964" w:rsidRDefault="003E6BDD">
            <w:pPr>
              <w:widowControl/>
              <w:pBdr>
                <w:top w:val="nil"/>
                <w:left w:val="nil"/>
                <w:bottom w:val="nil"/>
                <w:right w:val="nil"/>
                <w:between w:val="nil"/>
              </w:pBdr>
              <w:spacing w:before="120" w:after="120" w:line="240" w:lineRule="auto"/>
              <w:rPr>
                <w:del w:id="1196" w:author="Igor Santiago" w:date="2022-06-09T01:05:00Z"/>
                <w:color w:val="000000"/>
              </w:rPr>
            </w:pPr>
            <w:del w:id="1197" w:author="Igor Santiago" w:date="2022-06-09T01:05:00Z">
              <w:r w:rsidDel="00FA4964">
                <w:rPr>
                  <w:color w:val="000000"/>
                </w:rPr>
                <w:delText>1</w:delText>
              </w:r>
            </w:del>
          </w:p>
        </w:tc>
        <w:tc>
          <w:tcPr>
            <w:tcW w:w="1461" w:type="dxa"/>
            <w:vAlign w:val="center"/>
          </w:tcPr>
          <w:p w14:paraId="4F9EDAA0" w14:textId="73672579" w:rsidR="00341B5B" w:rsidDel="00FA4964" w:rsidRDefault="003E6BDD">
            <w:pPr>
              <w:widowControl/>
              <w:pBdr>
                <w:top w:val="nil"/>
                <w:left w:val="nil"/>
                <w:bottom w:val="nil"/>
                <w:right w:val="nil"/>
                <w:between w:val="nil"/>
              </w:pBdr>
              <w:spacing w:before="120" w:after="120" w:line="240" w:lineRule="auto"/>
              <w:rPr>
                <w:del w:id="1198" w:author="Igor Santiago" w:date="2022-06-09T01:05:00Z"/>
                <w:color w:val="0070C0"/>
              </w:rPr>
            </w:pPr>
            <w:del w:id="1199" w:author="Igor Santiago" w:date="2022-06-09T01:05:00Z">
              <w:r w:rsidDel="00FA4964">
                <w:rPr>
                  <w:color w:val="0070C0"/>
                </w:rPr>
                <w:delText>Janela Principal</w:delText>
              </w:r>
            </w:del>
          </w:p>
        </w:tc>
        <w:tc>
          <w:tcPr>
            <w:tcW w:w="1636" w:type="dxa"/>
          </w:tcPr>
          <w:p w14:paraId="1C3610AE" w14:textId="711A64E2" w:rsidR="00341B5B" w:rsidDel="00FA4964" w:rsidRDefault="003E6BDD">
            <w:pPr>
              <w:widowControl/>
              <w:pBdr>
                <w:top w:val="nil"/>
                <w:left w:val="nil"/>
                <w:bottom w:val="nil"/>
                <w:right w:val="nil"/>
                <w:between w:val="nil"/>
              </w:pBdr>
              <w:spacing w:before="120" w:after="120" w:line="240" w:lineRule="auto"/>
              <w:rPr>
                <w:del w:id="1200" w:author="Igor Santiago" w:date="2022-06-09T01:05:00Z"/>
                <w:color w:val="0070C0"/>
              </w:rPr>
            </w:pPr>
            <w:del w:id="1201" w:author="Igor Santiago" w:date="2022-06-09T01:05:00Z">
              <w:r w:rsidDel="00FA4964">
                <w:rPr>
                  <w:color w:val="0070C0"/>
                </w:rPr>
                <w:delText xml:space="preserve">Usuário comum. </w:delText>
              </w:r>
            </w:del>
          </w:p>
        </w:tc>
        <w:tc>
          <w:tcPr>
            <w:tcW w:w="2421" w:type="dxa"/>
          </w:tcPr>
          <w:p w14:paraId="612AB3E8" w14:textId="48E9E573" w:rsidR="00341B5B" w:rsidDel="00FA4964" w:rsidRDefault="003E6BDD">
            <w:pPr>
              <w:widowControl/>
              <w:pBdr>
                <w:top w:val="nil"/>
                <w:left w:val="nil"/>
                <w:bottom w:val="nil"/>
                <w:right w:val="nil"/>
                <w:between w:val="nil"/>
              </w:pBdr>
              <w:spacing w:before="120" w:after="120" w:line="240" w:lineRule="auto"/>
              <w:rPr>
                <w:del w:id="1202" w:author="Igor Santiago" w:date="2022-06-09T01:05:00Z"/>
                <w:color w:val="0070C0"/>
              </w:rPr>
            </w:pPr>
            <w:del w:id="1203" w:author="Igor Santiago" w:date="2022-06-09T01:05:00Z">
              <w:r w:rsidDel="00FA4964">
                <w:rPr>
                  <w:color w:val="0070C0"/>
                </w:rPr>
                <w:delText>Visualiza</w:delText>
              </w:r>
              <w:r w:rsidDel="00FA4964">
                <w:rPr>
                  <w:color w:val="0070C0"/>
                  <w:sz w:val="18"/>
                  <w:szCs w:val="18"/>
                </w:rPr>
                <w:delText xml:space="preserve">ção de Mapa Topográfico. </w:delText>
              </w:r>
            </w:del>
          </w:p>
        </w:tc>
        <w:tc>
          <w:tcPr>
            <w:tcW w:w="2872" w:type="dxa"/>
            <w:vAlign w:val="center"/>
          </w:tcPr>
          <w:p w14:paraId="3E44BD2C" w14:textId="374191EA" w:rsidR="00341B5B" w:rsidDel="00FA4964" w:rsidRDefault="003E6BDD">
            <w:pPr>
              <w:widowControl/>
              <w:pBdr>
                <w:top w:val="nil"/>
                <w:left w:val="nil"/>
                <w:bottom w:val="nil"/>
                <w:right w:val="nil"/>
                <w:between w:val="nil"/>
              </w:pBdr>
              <w:spacing w:before="120" w:after="120" w:line="240" w:lineRule="auto"/>
              <w:rPr>
                <w:del w:id="1204" w:author="Igor Santiago" w:date="2022-06-09T01:05:00Z"/>
                <w:color w:val="0070C0"/>
              </w:rPr>
            </w:pPr>
            <w:del w:id="1205" w:author="Igor Santiago" w:date="2022-06-09T01:05:00Z">
              <w:r w:rsidDel="00FA4964">
                <w:rPr>
                  <w:color w:val="0070C0"/>
                </w:rPr>
                <w:delText>Janela principal do sistema, onde o menu principal e os mapas topográficos serão apresentados</w:delText>
              </w:r>
            </w:del>
          </w:p>
        </w:tc>
      </w:tr>
      <w:tr w:rsidR="00341B5B" w:rsidDel="00FA4964" w14:paraId="5A41DCF2" w14:textId="0147BCE7">
        <w:trPr>
          <w:cantSplit/>
          <w:jc w:val="center"/>
          <w:del w:id="1206" w:author="Igor Santiago" w:date="2022-06-09T01:05:00Z"/>
        </w:trPr>
        <w:tc>
          <w:tcPr>
            <w:tcW w:w="970" w:type="dxa"/>
            <w:vAlign w:val="center"/>
          </w:tcPr>
          <w:p w14:paraId="7B0DDC1D" w14:textId="0BFC332F" w:rsidR="00341B5B" w:rsidDel="00FA4964" w:rsidRDefault="003E6BDD">
            <w:pPr>
              <w:widowControl/>
              <w:pBdr>
                <w:top w:val="nil"/>
                <w:left w:val="nil"/>
                <w:bottom w:val="nil"/>
                <w:right w:val="nil"/>
                <w:between w:val="nil"/>
              </w:pBdr>
              <w:spacing w:before="120" w:after="120" w:line="240" w:lineRule="auto"/>
              <w:rPr>
                <w:del w:id="1207" w:author="Igor Santiago" w:date="2022-06-09T01:05:00Z"/>
                <w:color w:val="000000"/>
              </w:rPr>
            </w:pPr>
            <w:del w:id="1208" w:author="Igor Santiago" w:date="2022-06-09T01:05:00Z">
              <w:r w:rsidDel="00FA4964">
                <w:rPr>
                  <w:color w:val="000000"/>
                </w:rPr>
                <w:delText>2</w:delText>
              </w:r>
            </w:del>
          </w:p>
        </w:tc>
        <w:tc>
          <w:tcPr>
            <w:tcW w:w="1461" w:type="dxa"/>
            <w:vAlign w:val="center"/>
          </w:tcPr>
          <w:p w14:paraId="5DC23E71" w14:textId="0649EE1D" w:rsidR="00341B5B" w:rsidDel="00FA4964" w:rsidRDefault="003E6BDD">
            <w:pPr>
              <w:widowControl/>
              <w:pBdr>
                <w:top w:val="nil"/>
                <w:left w:val="nil"/>
                <w:bottom w:val="nil"/>
                <w:right w:val="nil"/>
                <w:between w:val="nil"/>
              </w:pBdr>
              <w:spacing w:before="120" w:after="120" w:line="240" w:lineRule="auto"/>
              <w:rPr>
                <w:del w:id="1209" w:author="Igor Santiago" w:date="2022-06-09T01:05:00Z"/>
                <w:color w:val="0070C0"/>
              </w:rPr>
            </w:pPr>
            <w:del w:id="1210" w:author="Igor Santiago" w:date="2022-06-09T01:05:00Z">
              <w:r w:rsidDel="00FA4964">
                <w:rPr>
                  <w:color w:val="0070C0"/>
                </w:rPr>
                <w:delText>Janela de Cadastro de Usuários</w:delText>
              </w:r>
            </w:del>
          </w:p>
        </w:tc>
        <w:tc>
          <w:tcPr>
            <w:tcW w:w="1636" w:type="dxa"/>
          </w:tcPr>
          <w:p w14:paraId="7FE26344" w14:textId="1182FF57" w:rsidR="00341B5B" w:rsidDel="00FA4964" w:rsidRDefault="003E6BDD">
            <w:pPr>
              <w:widowControl/>
              <w:pBdr>
                <w:top w:val="nil"/>
                <w:left w:val="nil"/>
                <w:bottom w:val="nil"/>
                <w:right w:val="nil"/>
                <w:between w:val="nil"/>
              </w:pBdr>
              <w:spacing w:before="120" w:after="120" w:line="240" w:lineRule="auto"/>
              <w:rPr>
                <w:del w:id="1211" w:author="Igor Santiago" w:date="2022-06-09T01:05:00Z"/>
                <w:color w:val="0070C0"/>
              </w:rPr>
            </w:pPr>
            <w:del w:id="1212" w:author="Igor Santiago" w:date="2022-06-09T01:05:00Z">
              <w:r w:rsidDel="00FA4964">
                <w:rPr>
                  <w:color w:val="0070C0"/>
                </w:rPr>
                <w:delText>Administrador</w:delText>
              </w:r>
            </w:del>
          </w:p>
        </w:tc>
        <w:tc>
          <w:tcPr>
            <w:tcW w:w="2421" w:type="dxa"/>
          </w:tcPr>
          <w:p w14:paraId="2B072F53" w14:textId="0ADA16D1" w:rsidR="00341B5B" w:rsidDel="00FA4964" w:rsidRDefault="003E6BDD">
            <w:pPr>
              <w:widowControl/>
              <w:pBdr>
                <w:top w:val="nil"/>
                <w:left w:val="nil"/>
                <w:bottom w:val="nil"/>
                <w:right w:val="nil"/>
                <w:between w:val="nil"/>
              </w:pBdr>
              <w:spacing w:before="120" w:after="120" w:line="240" w:lineRule="auto"/>
              <w:rPr>
                <w:del w:id="1213" w:author="Igor Santiago" w:date="2022-06-09T01:05:00Z"/>
                <w:color w:val="0070C0"/>
              </w:rPr>
            </w:pPr>
            <w:del w:id="1214" w:author="Igor Santiago" w:date="2022-06-09T01:05:00Z">
              <w:r w:rsidDel="00FA4964">
                <w:rPr>
                  <w:color w:val="0070C0"/>
                </w:rPr>
                <w:delText>Gerên</w:delText>
              </w:r>
              <w:r w:rsidDel="00FA4964">
                <w:rPr>
                  <w:color w:val="0070C0"/>
                  <w:sz w:val="18"/>
                  <w:szCs w:val="18"/>
                </w:rPr>
                <w:delText>cia de Usuários</w:delText>
              </w:r>
            </w:del>
          </w:p>
        </w:tc>
        <w:tc>
          <w:tcPr>
            <w:tcW w:w="2872" w:type="dxa"/>
            <w:vAlign w:val="center"/>
          </w:tcPr>
          <w:p w14:paraId="4DAF544D" w14:textId="75094FCF" w:rsidR="00341B5B" w:rsidDel="00FA4964" w:rsidRDefault="003E6BDD">
            <w:pPr>
              <w:widowControl/>
              <w:pBdr>
                <w:top w:val="nil"/>
                <w:left w:val="nil"/>
                <w:bottom w:val="nil"/>
                <w:right w:val="nil"/>
                <w:between w:val="nil"/>
              </w:pBdr>
              <w:spacing w:before="120" w:after="120" w:line="240" w:lineRule="auto"/>
              <w:rPr>
                <w:del w:id="1215" w:author="Igor Santiago" w:date="2022-06-09T01:05:00Z"/>
                <w:color w:val="0070C0"/>
              </w:rPr>
            </w:pPr>
            <w:del w:id="1216" w:author="Igor Santiago" w:date="2022-06-09T01:05:00Z">
              <w:r w:rsidDel="00FA4964">
                <w:rPr>
                  <w:color w:val="0070C0"/>
                </w:rPr>
                <w:delText>Usuário sem privilégios de escrita, pode somente recuperar mapas e documentos no sistema</w:delText>
              </w:r>
            </w:del>
          </w:p>
        </w:tc>
      </w:tr>
      <w:tr w:rsidR="00341B5B" w:rsidDel="00FA4964" w14:paraId="00EAD53E" w14:textId="521C2CDB">
        <w:trPr>
          <w:cantSplit/>
          <w:jc w:val="center"/>
          <w:del w:id="1217" w:author="Igor Santiago" w:date="2022-06-09T01:05:00Z"/>
        </w:trPr>
        <w:tc>
          <w:tcPr>
            <w:tcW w:w="970" w:type="dxa"/>
            <w:vAlign w:val="center"/>
          </w:tcPr>
          <w:p w14:paraId="2BC61AFD" w14:textId="3AA5120F" w:rsidR="00341B5B" w:rsidDel="00FA4964" w:rsidRDefault="003E6BDD">
            <w:pPr>
              <w:widowControl/>
              <w:pBdr>
                <w:top w:val="nil"/>
                <w:left w:val="nil"/>
                <w:bottom w:val="nil"/>
                <w:right w:val="nil"/>
                <w:between w:val="nil"/>
              </w:pBdr>
              <w:spacing w:before="120" w:after="120" w:line="240" w:lineRule="auto"/>
              <w:rPr>
                <w:del w:id="1218" w:author="Igor Santiago" w:date="2022-06-09T01:05:00Z"/>
                <w:color w:val="000000"/>
              </w:rPr>
            </w:pPr>
            <w:del w:id="1219" w:author="Igor Santiago" w:date="2022-06-09T01:05:00Z">
              <w:r w:rsidDel="00FA4964">
                <w:rPr>
                  <w:color w:val="000000"/>
                </w:rPr>
                <w:delText>3</w:delText>
              </w:r>
            </w:del>
          </w:p>
        </w:tc>
        <w:tc>
          <w:tcPr>
            <w:tcW w:w="1461" w:type="dxa"/>
            <w:vAlign w:val="center"/>
          </w:tcPr>
          <w:p w14:paraId="6A06250A" w14:textId="69B28F21" w:rsidR="00341B5B" w:rsidDel="00FA4964" w:rsidRDefault="00341B5B">
            <w:pPr>
              <w:widowControl/>
              <w:pBdr>
                <w:top w:val="nil"/>
                <w:left w:val="nil"/>
                <w:bottom w:val="nil"/>
                <w:right w:val="nil"/>
                <w:between w:val="nil"/>
              </w:pBdr>
              <w:spacing w:before="120" w:after="120" w:line="240" w:lineRule="auto"/>
              <w:rPr>
                <w:del w:id="1220" w:author="Igor Santiago" w:date="2022-06-09T01:05:00Z"/>
                <w:color w:val="0070C0"/>
              </w:rPr>
            </w:pPr>
          </w:p>
        </w:tc>
        <w:tc>
          <w:tcPr>
            <w:tcW w:w="1636" w:type="dxa"/>
          </w:tcPr>
          <w:p w14:paraId="08C7D544" w14:textId="0229E259" w:rsidR="00341B5B" w:rsidDel="00FA4964" w:rsidRDefault="00341B5B">
            <w:pPr>
              <w:widowControl/>
              <w:pBdr>
                <w:top w:val="nil"/>
                <w:left w:val="nil"/>
                <w:bottom w:val="nil"/>
                <w:right w:val="nil"/>
                <w:between w:val="nil"/>
              </w:pBdr>
              <w:spacing w:before="120" w:after="120" w:line="240" w:lineRule="auto"/>
              <w:rPr>
                <w:del w:id="1221" w:author="Igor Santiago" w:date="2022-06-09T01:05:00Z"/>
                <w:color w:val="0070C0"/>
              </w:rPr>
            </w:pPr>
          </w:p>
        </w:tc>
        <w:tc>
          <w:tcPr>
            <w:tcW w:w="2421" w:type="dxa"/>
          </w:tcPr>
          <w:p w14:paraId="754D4301" w14:textId="1BDD1F64" w:rsidR="00341B5B" w:rsidDel="00FA4964" w:rsidRDefault="00341B5B">
            <w:pPr>
              <w:widowControl/>
              <w:pBdr>
                <w:top w:val="nil"/>
                <w:left w:val="nil"/>
                <w:bottom w:val="nil"/>
                <w:right w:val="nil"/>
                <w:between w:val="nil"/>
              </w:pBdr>
              <w:spacing w:before="120" w:after="120" w:line="240" w:lineRule="auto"/>
              <w:rPr>
                <w:del w:id="1222" w:author="Igor Santiago" w:date="2022-06-09T01:05:00Z"/>
                <w:color w:val="0070C0"/>
              </w:rPr>
            </w:pPr>
          </w:p>
        </w:tc>
        <w:tc>
          <w:tcPr>
            <w:tcW w:w="2872" w:type="dxa"/>
            <w:vAlign w:val="center"/>
          </w:tcPr>
          <w:p w14:paraId="30106B22" w14:textId="0D09F582" w:rsidR="00341B5B" w:rsidDel="00FA4964" w:rsidRDefault="00341B5B">
            <w:pPr>
              <w:widowControl/>
              <w:pBdr>
                <w:top w:val="nil"/>
                <w:left w:val="nil"/>
                <w:bottom w:val="nil"/>
                <w:right w:val="nil"/>
                <w:between w:val="nil"/>
              </w:pBdr>
              <w:spacing w:before="120" w:after="120" w:line="240" w:lineRule="auto"/>
              <w:rPr>
                <w:del w:id="1223" w:author="Igor Santiago" w:date="2022-06-09T01:05:00Z"/>
                <w:color w:val="0070C0"/>
              </w:rPr>
            </w:pPr>
          </w:p>
        </w:tc>
      </w:tr>
    </w:tbl>
    <w:p w14:paraId="4C034F7D" w14:textId="1DF1A2FB" w:rsidR="00341B5B" w:rsidDel="00FA4964" w:rsidRDefault="00341B5B">
      <w:pPr>
        <w:widowControl/>
        <w:pBdr>
          <w:top w:val="nil"/>
          <w:left w:val="nil"/>
          <w:bottom w:val="nil"/>
          <w:right w:val="nil"/>
          <w:between w:val="nil"/>
        </w:pBdr>
        <w:spacing w:line="240" w:lineRule="auto"/>
        <w:jc w:val="both"/>
        <w:rPr>
          <w:del w:id="1224" w:author="Igor Santiago" w:date="2022-06-09T01:05:00Z"/>
          <w:color w:val="000000"/>
        </w:rPr>
      </w:pPr>
    </w:p>
    <w:p w14:paraId="360D4F72" w14:textId="3A06E269" w:rsidR="00341B5B" w:rsidDel="00FA4964" w:rsidRDefault="003E6BDD">
      <w:pPr>
        <w:widowControl/>
        <w:pBdr>
          <w:top w:val="nil"/>
          <w:left w:val="nil"/>
          <w:bottom w:val="nil"/>
          <w:right w:val="nil"/>
          <w:between w:val="nil"/>
        </w:pBdr>
        <w:spacing w:line="240" w:lineRule="auto"/>
        <w:ind w:left="708"/>
        <w:jc w:val="both"/>
        <w:rPr>
          <w:del w:id="1225" w:author="Igor Santiago" w:date="2022-06-09T01:05:00Z"/>
          <w:color w:val="000000"/>
        </w:rPr>
      </w:pPr>
      <w:del w:id="1226" w:author="Igor Santiago" w:date="2022-06-09T01:05:00Z">
        <w:r w:rsidDel="00FA4964">
          <w:rPr>
            <w:color w:val="000000"/>
          </w:rPr>
          <w:delText>Descreve-se então os detalhes de layout das interfaces com o usuário do sistema.</w:delText>
        </w:r>
      </w:del>
    </w:p>
    <w:p w14:paraId="37AD8FF9" w14:textId="3528B4A1" w:rsidR="00341B5B" w:rsidDel="00FA4964" w:rsidRDefault="00341B5B">
      <w:pPr>
        <w:widowControl/>
        <w:pBdr>
          <w:top w:val="nil"/>
          <w:left w:val="nil"/>
          <w:bottom w:val="nil"/>
          <w:right w:val="nil"/>
          <w:between w:val="nil"/>
        </w:pBdr>
        <w:spacing w:line="240" w:lineRule="auto"/>
        <w:ind w:left="708"/>
        <w:jc w:val="both"/>
        <w:rPr>
          <w:del w:id="1227" w:author="Igor Santiago" w:date="2022-06-09T01:05:00Z"/>
          <w:b/>
          <w:color w:val="000000"/>
        </w:rPr>
      </w:pPr>
    </w:p>
    <w:p w14:paraId="187908D8" w14:textId="52A4F82B" w:rsidR="00341B5B" w:rsidDel="00FA4964" w:rsidRDefault="003E6BDD">
      <w:pPr>
        <w:widowControl/>
        <w:pBdr>
          <w:top w:val="nil"/>
          <w:left w:val="nil"/>
          <w:bottom w:val="nil"/>
          <w:right w:val="nil"/>
          <w:between w:val="nil"/>
        </w:pBdr>
        <w:spacing w:line="240" w:lineRule="auto"/>
        <w:ind w:left="708"/>
        <w:jc w:val="both"/>
        <w:rPr>
          <w:del w:id="1228" w:author="Igor Santiago" w:date="2022-06-09T01:05:00Z"/>
          <w:color w:val="0070C0"/>
        </w:rPr>
      </w:pPr>
      <w:del w:id="1229" w:author="Igor Santiago" w:date="2022-06-09T01:05:00Z">
        <w:r w:rsidDel="00FA4964">
          <w:rPr>
            <w:color w:val="0070C0"/>
          </w:rPr>
          <w:delText>Para cada interface com o usuário (tela, janela ou caixa de diálogo) é necessário descrever os campos nelas presentes e os comandos de acesso, por exemplo, clique com mouse, botões na barra de ferramentas e/ou teclas de atalhos.</w:delText>
        </w:r>
      </w:del>
    </w:p>
    <w:p w14:paraId="76550196" w14:textId="1DD1682F" w:rsidR="00341B5B" w:rsidDel="00FA4964" w:rsidRDefault="00341B5B">
      <w:pPr>
        <w:widowControl/>
        <w:pBdr>
          <w:top w:val="nil"/>
          <w:left w:val="nil"/>
          <w:bottom w:val="nil"/>
          <w:right w:val="nil"/>
          <w:between w:val="nil"/>
        </w:pBdr>
        <w:spacing w:line="240" w:lineRule="auto"/>
        <w:ind w:left="708"/>
        <w:jc w:val="both"/>
        <w:rPr>
          <w:del w:id="1230" w:author="Igor Santiago" w:date="2022-06-09T01:05:00Z"/>
          <w:color w:val="0070C0"/>
        </w:rPr>
      </w:pPr>
    </w:p>
    <w:p w14:paraId="362ABD65" w14:textId="7C07D1A1" w:rsidR="00341B5B" w:rsidDel="00FA4964" w:rsidRDefault="003E6BDD">
      <w:pPr>
        <w:pStyle w:val="Ttulo3"/>
        <w:numPr>
          <w:ilvl w:val="2"/>
          <w:numId w:val="9"/>
        </w:numPr>
        <w:rPr>
          <w:del w:id="1231" w:author="Igor Santiago" w:date="2022-06-09T01:05:00Z"/>
          <w:color w:val="0070C0"/>
        </w:rPr>
      </w:pPr>
      <w:del w:id="1232" w:author="Igor Santiago" w:date="2022-06-09T01:05:00Z">
        <w:r w:rsidDel="00FA4964">
          <w:rPr>
            <w:color w:val="0070C0"/>
          </w:rPr>
          <w:delText>Janela Principal</w:delText>
        </w:r>
      </w:del>
    </w:p>
    <w:p w14:paraId="20B0A6BB" w14:textId="129FFC5C" w:rsidR="00341B5B" w:rsidDel="00FA4964" w:rsidRDefault="003E6BDD">
      <w:pPr>
        <w:pStyle w:val="Ttulo4"/>
        <w:numPr>
          <w:ilvl w:val="3"/>
          <w:numId w:val="9"/>
        </w:numPr>
        <w:rPr>
          <w:del w:id="1233" w:author="Igor Santiago" w:date="2022-06-09T01:05:00Z"/>
          <w:color w:val="0070C0"/>
        </w:rPr>
      </w:pPr>
      <w:del w:id="1234" w:author="Igor Santiago" w:date="2022-06-09T01:05:00Z">
        <w:r w:rsidDel="00FA4964">
          <w:rPr>
            <w:color w:val="0070C0"/>
          </w:rPr>
          <w:delText>Layout</w:delText>
        </w:r>
      </w:del>
    </w:p>
    <w:p w14:paraId="33F92203" w14:textId="06F69E73" w:rsidR="00341B5B" w:rsidDel="00FA4964" w:rsidRDefault="003E6BDD">
      <w:pPr>
        <w:widowControl/>
        <w:pBdr>
          <w:top w:val="nil"/>
          <w:left w:val="nil"/>
          <w:bottom w:val="nil"/>
          <w:right w:val="nil"/>
          <w:between w:val="nil"/>
        </w:pBdr>
        <w:spacing w:line="240" w:lineRule="auto"/>
        <w:ind w:left="708"/>
        <w:jc w:val="both"/>
        <w:rPr>
          <w:del w:id="1235" w:author="Igor Santiago" w:date="2022-06-09T01:05:00Z"/>
          <w:color w:val="0070C0"/>
        </w:rPr>
      </w:pPr>
      <w:del w:id="1236" w:author="Igor Santiago" w:date="2022-06-09T01:05:00Z">
        <w:r w:rsidDel="00FA4964">
          <w:rPr>
            <w:color w:val="0070C0"/>
          </w:rPr>
          <w:delText>O software deverá executar a partir de uma janela do Windows apresentando na área central o mapa topográfico do terreno em questão. Haverá uma barra de ferramentas contendo as funções onde o usuário poderá invocar.</w:delText>
        </w:r>
      </w:del>
    </w:p>
    <w:p w14:paraId="779A8AE7" w14:textId="3E294645" w:rsidR="00341B5B" w:rsidDel="00FA4964" w:rsidRDefault="00341B5B">
      <w:pPr>
        <w:rPr>
          <w:del w:id="1237" w:author="Igor Santiago" w:date="2022-06-09T01:05:00Z"/>
        </w:rPr>
      </w:pPr>
    </w:p>
    <w:p w14:paraId="7ECFBA7F" w14:textId="61B5BFC6" w:rsidR="00341B5B" w:rsidDel="00FA4964" w:rsidRDefault="003E6BDD">
      <w:pPr>
        <w:pStyle w:val="Ttulo4"/>
        <w:numPr>
          <w:ilvl w:val="3"/>
          <w:numId w:val="9"/>
        </w:numPr>
        <w:rPr>
          <w:del w:id="1238" w:author="Igor Santiago" w:date="2022-06-09T01:05:00Z"/>
          <w:color w:val="0070C0"/>
        </w:rPr>
      </w:pPr>
      <w:del w:id="1239" w:author="Igor Santiago" w:date="2022-06-09T01:05:00Z">
        <w:r w:rsidDel="00FA4964">
          <w:rPr>
            <w:color w:val="0070C0"/>
          </w:rPr>
          <w:delText>Relacionamento com outras interfaces</w:delText>
        </w:r>
      </w:del>
    </w:p>
    <w:p w14:paraId="0232A0A3" w14:textId="3457CDF7" w:rsidR="00341B5B" w:rsidDel="00FA4964" w:rsidRDefault="003E6BDD">
      <w:pPr>
        <w:widowControl/>
        <w:pBdr>
          <w:top w:val="nil"/>
          <w:left w:val="nil"/>
          <w:bottom w:val="nil"/>
          <w:right w:val="nil"/>
          <w:between w:val="nil"/>
        </w:pBdr>
        <w:spacing w:line="240" w:lineRule="auto"/>
        <w:ind w:left="708"/>
        <w:jc w:val="both"/>
        <w:rPr>
          <w:del w:id="1240" w:author="Igor Santiago" w:date="2022-06-09T01:05:00Z"/>
          <w:color w:val="0070C0"/>
        </w:rPr>
      </w:pPr>
      <w:del w:id="1241" w:author="Igor Santiago" w:date="2022-06-09T01:05:00Z">
        <w:r w:rsidDel="00FA4964">
          <w:rPr>
            <w:color w:val="0070C0"/>
          </w:rPr>
          <w:delText>Da interface principal será possível visualizar a interface de cadastro de equipamentos, a interface do painel de controle, a interface do inspetor de objetos e a interface de atualização de mapas topográficos.</w:delText>
        </w:r>
      </w:del>
    </w:p>
    <w:p w14:paraId="6B49427D" w14:textId="278558E5" w:rsidR="00341B5B" w:rsidDel="00FA4964" w:rsidRDefault="00341B5B">
      <w:pPr>
        <w:rPr>
          <w:del w:id="1242" w:author="Igor Santiago" w:date="2022-06-09T01:05:00Z"/>
        </w:rPr>
      </w:pPr>
    </w:p>
    <w:p w14:paraId="748894DE" w14:textId="19E4221F" w:rsidR="00341B5B" w:rsidDel="00FA4964" w:rsidRDefault="003E6BDD">
      <w:pPr>
        <w:pStyle w:val="Ttulo4"/>
        <w:numPr>
          <w:ilvl w:val="3"/>
          <w:numId w:val="9"/>
        </w:numPr>
        <w:rPr>
          <w:del w:id="1243" w:author="Igor Santiago" w:date="2022-06-09T01:05:00Z"/>
          <w:color w:val="0070C0"/>
        </w:rPr>
      </w:pPr>
      <w:del w:id="1244" w:author="Igor Santiago" w:date="2022-06-09T01:05:00Z">
        <w:r w:rsidDel="00FA4964">
          <w:rPr>
            <w:color w:val="0070C0"/>
          </w:rPr>
          <w:delText>Campos</w:delText>
        </w:r>
      </w:del>
    </w:p>
    <w:p w14:paraId="36C4094D" w14:textId="0CFE6C46" w:rsidR="00341B5B" w:rsidDel="00FA4964" w:rsidRDefault="003E6BDD">
      <w:pPr>
        <w:widowControl/>
        <w:pBdr>
          <w:top w:val="nil"/>
          <w:left w:val="nil"/>
          <w:bottom w:val="nil"/>
          <w:right w:val="nil"/>
          <w:between w:val="nil"/>
        </w:pBdr>
        <w:spacing w:line="240" w:lineRule="auto"/>
        <w:ind w:left="708"/>
        <w:jc w:val="both"/>
        <w:rPr>
          <w:del w:id="1245" w:author="Igor Santiago" w:date="2022-06-09T01:05:00Z"/>
          <w:color w:val="0070C0"/>
        </w:rPr>
      </w:pPr>
      <w:del w:id="1246" w:author="Igor Santiago" w:date="2022-06-09T01:05:00Z">
        <w:r w:rsidDel="00FA4964">
          <w:rPr>
            <w:color w:val="0070C0"/>
          </w:rPr>
          <w:delText>Serão apresentados os seguintes campos:</w:delText>
        </w:r>
      </w:del>
    </w:p>
    <w:p w14:paraId="19A5A42B" w14:textId="178C614B" w:rsidR="00341B5B" w:rsidDel="00FA4964" w:rsidRDefault="00341B5B">
      <w:pPr>
        <w:rPr>
          <w:del w:id="1247" w:author="Igor Santiago" w:date="2022-06-09T01:05:00Z"/>
          <w:color w:val="0070C0"/>
        </w:rPr>
      </w:pPr>
    </w:p>
    <w:p w14:paraId="0297CD42" w14:textId="03F339FB" w:rsidR="00341B5B" w:rsidDel="00FA4964" w:rsidRDefault="003E6BDD">
      <w:pPr>
        <w:widowControl/>
        <w:numPr>
          <w:ilvl w:val="0"/>
          <w:numId w:val="6"/>
        </w:numPr>
        <w:pBdr>
          <w:top w:val="nil"/>
          <w:left w:val="nil"/>
          <w:bottom w:val="nil"/>
          <w:right w:val="nil"/>
          <w:between w:val="nil"/>
        </w:pBdr>
        <w:spacing w:after="180" w:line="240" w:lineRule="auto"/>
        <w:rPr>
          <w:del w:id="1248" w:author="Igor Santiago" w:date="2022-06-09T01:05:00Z"/>
          <w:color w:val="0070C0"/>
        </w:rPr>
      </w:pPr>
      <w:del w:id="1249" w:author="Igor Santiago" w:date="2022-06-09T01:05:00Z">
        <w:r w:rsidDel="00FA4964">
          <w:rPr>
            <w:color w:val="0070C0"/>
          </w:rPr>
          <w:delText>Barra de ferramentas:</w:delText>
        </w:r>
      </w:del>
    </w:p>
    <w:p w14:paraId="14AA02F8" w14:textId="276DE9A7"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250" w:author="Igor Santiago" w:date="2022-06-09T01:05:00Z"/>
          <w:color w:val="0070C0"/>
        </w:rPr>
      </w:pPr>
      <w:del w:id="1251" w:author="Igor Santiago" w:date="2022-06-09T01:05:00Z">
        <w:r w:rsidDel="00FA4964">
          <w:rPr>
            <w:color w:val="0070C0"/>
          </w:rPr>
          <w:delText>Atualização de terreno – contém lista de mapas topográficos;</w:delText>
        </w:r>
      </w:del>
    </w:p>
    <w:p w14:paraId="59409B18" w14:textId="0696735F"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252" w:author="Igor Santiago" w:date="2022-06-09T01:05:00Z"/>
          <w:color w:val="0070C0"/>
        </w:rPr>
      </w:pPr>
      <w:del w:id="1253" w:author="Igor Santiago" w:date="2022-06-09T01:05:00Z">
        <w:r w:rsidDel="00FA4964">
          <w:rPr>
            <w:color w:val="0070C0"/>
          </w:rPr>
          <w:delText>Barra de status – ativa/desativa a exibição da barra de status;</w:delText>
        </w:r>
      </w:del>
    </w:p>
    <w:p w14:paraId="1E8ABEA3" w14:textId="7E74657A"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254" w:author="Igor Santiago" w:date="2022-06-09T01:05:00Z"/>
          <w:color w:val="0070C0"/>
        </w:rPr>
      </w:pPr>
      <w:del w:id="1255" w:author="Igor Santiago" w:date="2022-06-09T01:05:00Z">
        <w:r w:rsidDel="00FA4964">
          <w:rPr>
            <w:color w:val="0070C0"/>
          </w:rPr>
          <w:delText>Painel de Controle – exibe/oculta a janela com a listagem de equipamentos;</w:delText>
        </w:r>
      </w:del>
    </w:p>
    <w:p w14:paraId="4BC041AA" w14:textId="2C64A3F7"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256" w:author="Igor Santiago" w:date="2022-06-09T01:05:00Z"/>
          <w:color w:val="0070C0"/>
        </w:rPr>
      </w:pPr>
      <w:del w:id="1257" w:author="Igor Santiago" w:date="2022-06-09T01:05:00Z">
        <w:r w:rsidDel="00FA4964">
          <w:rPr>
            <w:color w:val="0070C0"/>
          </w:rPr>
          <w:delText>Inspetor de Objetos – exibe/oculta a janela do inspetor de objetos;</w:delText>
        </w:r>
      </w:del>
    </w:p>
    <w:p w14:paraId="29A3F76B" w14:textId="2BF2F82C" w:rsidR="00341B5B" w:rsidDel="00FA4964" w:rsidRDefault="00341B5B">
      <w:pPr>
        <w:widowControl/>
        <w:pBdr>
          <w:top w:val="nil"/>
          <w:left w:val="nil"/>
          <w:bottom w:val="nil"/>
          <w:right w:val="nil"/>
          <w:between w:val="nil"/>
        </w:pBdr>
        <w:tabs>
          <w:tab w:val="left" w:pos="2268"/>
        </w:tabs>
        <w:spacing w:line="240" w:lineRule="auto"/>
        <w:ind w:left="2268" w:hanging="567"/>
        <w:rPr>
          <w:del w:id="1258" w:author="Igor Santiago" w:date="2022-06-09T01:05:00Z"/>
          <w:color w:val="0070C0"/>
        </w:rPr>
      </w:pPr>
    </w:p>
    <w:p w14:paraId="1257837D" w14:textId="3E8EB8F2" w:rsidR="00341B5B" w:rsidDel="00FA4964" w:rsidRDefault="003E6BDD">
      <w:pPr>
        <w:widowControl/>
        <w:numPr>
          <w:ilvl w:val="0"/>
          <w:numId w:val="6"/>
        </w:numPr>
        <w:pBdr>
          <w:top w:val="nil"/>
          <w:left w:val="nil"/>
          <w:bottom w:val="nil"/>
          <w:right w:val="nil"/>
          <w:between w:val="nil"/>
        </w:pBdr>
        <w:spacing w:after="180" w:line="240" w:lineRule="auto"/>
        <w:rPr>
          <w:del w:id="1259" w:author="Igor Santiago" w:date="2022-06-09T01:05:00Z"/>
          <w:color w:val="0070C0"/>
        </w:rPr>
      </w:pPr>
      <w:del w:id="1260" w:author="Igor Santiago" w:date="2022-06-09T01:05:00Z">
        <w:r w:rsidDel="00FA4964">
          <w:rPr>
            <w:color w:val="0070C0"/>
          </w:rPr>
          <w:delText>Área de desenho: região da tela onde é exibido o mapa topografico do terreno;</w:delText>
        </w:r>
      </w:del>
    </w:p>
    <w:p w14:paraId="425C0E0E" w14:textId="6E582AA0" w:rsidR="00341B5B" w:rsidDel="00FA4964" w:rsidRDefault="003E6BDD">
      <w:pPr>
        <w:widowControl/>
        <w:numPr>
          <w:ilvl w:val="0"/>
          <w:numId w:val="6"/>
        </w:numPr>
        <w:pBdr>
          <w:top w:val="nil"/>
          <w:left w:val="nil"/>
          <w:bottom w:val="nil"/>
          <w:right w:val="nil"/>
          <w:between w:val="nil"/>
        </w:pBdr>
        <w:spacing w:after="180" w:line="240" w:lineRule="auto"/>
        <w:rPr>
          <w:del w:id="1261" w:author="Igor Santiago" w:date="2022-06-09T01:05:00Z"/>
          <w:color w:val="0070C0"/>
        </w:rPr>
      </w:pPr>
      <w:del w:id="1262" w:author="Igor Santiago" w:date="2022-06-09T01:05:00Z">
        <w:r w:rsidDel="00FA4964">
          <w:rPr>
            <w:color w:val="0070C0"/>
          </w:rPr>
          <w:delText>Barra de Status: apresenta informações sobre a execução do programa e coordenadas de pontos indicados no terreno.</w:delText>
        </w:r>
      </w:del>
    </w:p>
    <w:p w14:paraId="6093F90A" w14:textId="47682FF7" w:rsidR="00341B5B" w:rsidDel="00FA4964" w:rsidRDefault="00341B5B">
      <w:pPr>
        <w:widowControl/>
        <w:spacing w:line="240" w:lineRule="auto"/>
        <w:rPr>
          <w:del w:id="1263" w:author="Igor Santiago" w:date="2022-06-09T01:05:00Z"/>
          <w:rFonts w:ascii="Arial" w:eastAsia="Arial" w:hAnsi="Arial" w:cs="Arial"/>
          <w:color w:val="0070C0"/>
        </w:rPr>
      </w:pPr>
    </w:p>
    <w:p w14:paraId="27C5D930" w14:textId="6E856E9B" w:rsidR="00341B5B" w:rsidDel="00FA4964" w:rsidRDefault="003E6BDD">
      <w:pPr>
        <w:pStyle w:val="Ttulo4"/>
        <w:numPr>
          <w:ilvl w:val="3"/>
          <w:numId w:val="9"/>
        </w:numPr>
        <w:rPr>
          <w:del w:id="1264" w:author="Igor Santiago" w:date="2022-06-09T01:05:00Z"/>
          <w:color w:val="0070C0"/>
        </w:rPr>
      </w:pPr>
      <w:del w:id="1265" w:author="Igor Santiago" w:date="2022-06-09T01:05:00Z">
        <w:r w:rsidDel="00FA4964">
          <w:rPr>
            <w:color w:val="0070C0"/>
          </w:rPr>
          <w:delText>Comandos</w:delText>
        </w:r>
      </w:del>
    </w:p>
    <w:p w14:paraId="6C29D722" w14:textId="322142CD" w:rsidR="00341B5B" w:rsidDel="00FA4964" w:rsidRDefault="003E6BDD">
      <w:pPr>
        <w:widowControl/>
        <w:pBdr>
          <w:top w:val="nil"/>
          <w:left w:val="nil"/>
          <w:bottom w:val="nil"/>
          <w:right w:val="nil"/>
          <w:between w:val="nil"/>
        </w:pBdr>
        <w:spacing w:line="240" w:lineRule="auto"/>
        <w:ind w:left="708"/>
        <w:jc w:val="both"/>
        <w:rPr>
          <w:del w:id="1266" w:author="Igor Santiago" w:date="2022-06-09T01:05:00Z"/>
          <w:color w:val="0070C0"/>
        </w:rPr>
      </w:pPr>
      <w:del w:id="1267" w:author="Igor Santiago" w:date="2022-06-09T01:05:00Z">
        <w:r w:rsidDel="00FA4964">
          <w:rPr>
            <w:color w:val="0070C0"/>
          </w:rPr>
          <w:delText>A Tabela  apresenta os comandos relacionados com a interface principal do software.</w:delText>
        </w:r>
      </w:del>
    </w:p>
    <w:p w14:paraId="1C2F253F" w14:textId="410C863E" w:rsidR="00341B5B" w:rsidDel="00FA4964" w:rsidRDefault="00341B5B">
      <w:pPr>
        <w:rPr>
          <w:del w:id="1268" w:author="Igor Santiago" w:date="2022-06-09T01:05:00Z"/>
        </w:rPr>
      </w:pPr>
    </w:p>
    <w:p w14:paraId="57B498F5" w14:textId="07AE468C" w:rsidR="00341B5B" w:rsidDel="00FA4964" w:rsidRDefault="003E6BDD">
      <w:pPr>
        <w:keepNext/>
        <w:widowControl/>
        <w:pBdr>
          <w:top w:val="nil"/>
          <w:left w:val="nil"/>
          <w:bottom w:val="nil"/>
          <w:right w:val="nil"/>
          <w:between w:val="nil"/>
        </w:pBdr>
        <w:spacing w:line="240" w:lineRule="auto"/>
        <w:jc w:val="center"/>
        <w:rPr>
          <w:del w:id="1269" w:author="Igor Santiago" w:date="2022-06-09T01:05:00Z"/>
          <w:b/>
          <w:color w:val="0070C0"/>
        </w:rPr>
      </w:pPr>
      <w:bookmarkStart w:id="1270" w:name="_heading=h.1y810tw" w:colFirst="0" w:colLast="0"/>
      <w:bookmarkEnd w:id="1270"/>
      <w:del w:id="1271" w:author="Igor Santiago" w:date="2022-06-09T01:05:00Z">
        <w:r w:rsidDel="00FA4964">
          <w:rPr>
            <w:b/>
            <w:color w:val="0070C0"/>
          </w:rPr>
          <w:delText>Tabela 5: Lista de Comandos – Janela Principal</w:delText>
        </w:r>
      </w:del>
    </w:p>
    <w:tbl>
      <w:tblPr>
        <w:tblStyle w:val="a4"/>
        <w:tblW w:w="8126"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2192"/>
        <w:gridCol w:w="3720"/>
        <w:gridCol w:w="2214"/>
      </w:tblGrid>
      <w:tr w:rsidR="00341B5B" w:rsidDel="00FA4964" w14:paraId="33230C56" w14:textId="1F75851A">
        <w:trPr>
          <w:tblHeader/>
          <w:jc w:val="center"/>
          <w:del w:id="1272" w:author="Igor Santiago" w:date="2022-06-09T01:05:00Z"/>
        </w:trPr>
        <w:tc>
          <w:tcPr>
            <w:tcW w:w="2193" w:type="dxa"/>
            <w:shd w:val="clear" w:color="auto" w:fill="003366"/>
            <w:vAlign w:val="center"/>
          </w:tcPr>
          <w:p w14:paraId="465CDC40" w14:textId="6122E71F" w:rsidR="00341B5B" w:rsidDel="00FA4964" w:rsidRDefault="003E6BDD">
            <w:pPr>
              <w:jc w:val="center"/>
              <w:rPr>
                <w:del w:id="1273" w:author="Igor Santiago" w:date="2022-06-09T01:05:00Z"/>
                <w:b/>
                <w:color w:val="FFFFFF"/>
              </w:rPr>
            </w:pPr>
            <w:del w:id="1274" w:author="Igor Santiago" w:date="2022-06-09T01:05:00Z">
              <w:r w:rsidDel="00FA4964">
                <w:rPr>
                  <w:b/>
                  <w:color w:val="FFFFFF"/>
                </w:rPr>
                <w:delText>Nome</w:delText>
              </w:r>
            </w:del>
          </w:p>
        </w:tc>
        <w:tc>
          <w:tcPr>
            <w:tcW w:w="3720" w:type="dxa"/>
            <w:shd w:val="clear" w:color="auto" w:fill="003366"/>
            <w:vAlign w:val="center"/>
          </w:tcPr>
          <w:p w14:paraId="737A56A4" w14:textId="6C0CEF8B" w:rsidR="00341B5B" w:rsidDel="00FA4964" w:rsidRDefault="003E6BDD">
            <w:pPr>
              <w:jc w:val="center"/>
              <w:rPr>
                <w:del w:id="1275" w:author="Igor Santiago" w:date="2022-06-09T01:05:00Z"/>
                <w:b/>
                <w:color w:val="FFFFFF"/>
              </w:rPr>
            </w:pPr>
            <w:del w:id="1276" w:author="Igor Santiago" w:date="2022-06-09T01:05:00Z">
              <w:r w:rsidDel="00FA4964">
                <w:rPr>
                  <w:b/>
                  <w:color w:val="FFFFFF"/>
                </w:rPr>
                <w:delText>Ação</w:delText>
              </w:r>
            </w:del>
          </w:p>
        </w:tc>
        <w:tc>
          <w:tcPr>
            <w:tcW w:w="2214" w:type="dxa"/>
            <w:shd w:val="clear" w:color="auto" w:fill="003366"/>
            <w:vAlign w:val="center"/>
          </w:tcPr>
          <w:p w14:paraId="375AD826" w14:textId="2FBDCD30" w:rsidR="00341B5B" w:rsidDel="00FA4964" w:rsidRDefault="003E6BDD">
            <w:pPr>
              <w:jc w:val="center"/>
              <w:rPr>
                <w:del w:id="1277" w:author="Igor Santiago" w:date="2022-06-09T01:05:00Z"/>
                <w:b/>
                <w:color w:val="FFFFFF"/>
              </w:rPr>
            </w:pPr>
            <w:del w:id="1278" w:author="Igor Santiago" w:date="2022-06-09T01:05:00Z">
              <w:r w:rsidDel="00FA4964">
                <w:rPr>
                  <w:b/>
                  <w:color w:val="FFFFFF"/>
                </w:rPr>
                <w:delText>Atalho</w:delText>
              </w:r>
            </w:del>
          </w:p>
        </w:tc>
      </w:tr>
      <w:tr w:rsidR="00341B5B" w:rsidDel="00FA4964" w14:paraId="36634236" w14:textId="6E925E62">
        <w:trPr>
          <w:cantSplit/>
          <w:jc w:val="center"/>
          <w:del w:id="1279" w:author="Igor Santiago" w:date="2022-06-09T01:05:00Z"/>
        </w:trPr>
        <w:tc>
          <w:tcPr>
            <w:tcW w:w="2193" w:type="dxa"/>
            <w:vAlign w:val="center"/>
          </w:tcPr>
          <w:p w14:paraId="629D139C" w14:textId="1CC1606B" w:rsidR="00341B5B" w:rsidDel="00FA4964" w:rsidRDefault="003E6BDD">
            <w:pPr>
              <w:widowControl/>
              <w:pBdr>
                <w:top w:val="nil"/>
                <w:left w:val="nil"/>
                <w:bottom w:val="nil"/>
                <w:right w:val="nil"/>
                <w:between w:val="nil"/>
              </w:pBdr>
              <w:spacing w:before="120" w:after="120" w:line="240" w:lineRule="auto"/>
              <w:rPr>
                <w:del w:id="1280" w:author="Igor Santiago" w:date="2022-06-09T01:05:00Z"/>
                <w:color w:val="0070C0"/>
              </w:rPr>
            </w:pPr>
            <w:del w:id="1281" w:author="Igor Santiago" w:date="2022-06-09T01:05:00Z">
              <w:r w:rsidDel="00FA4964">
                <w:rPr>
                  <w:color w:val="0070C0"/>
                </w:rPr>
                <w:delText>Atualização de Terreno</w:delText>
              </w:r>
            </w:del>
          </w:p>
        </w:tc>
        <w:tc>
          <w:tcPr>
            <w:tcW w:w="3720" w:type="dxa"/>
            <w:vAlign w:val="center"/>
          </w:tcPr>
          <w:p w14:paraId="3F0635BE" w14:textId="34C71EB9" w:rsidR="00341B5B" w:rsidDel="00FA4964" w:rsidRDefault="003E6BDD">
            <w:pPr>
              <w:widowControl/>
              <w:pBdr>
                <w:top w:val="nil"/>
                <w:left w:val="nil"/>
                <w:bottom w:val="nil"/>
                <w:right w:val="nil"/>
                <w:between w:val="nil"/>
              </w:pBdr>
              <w:spacing w:before="120" w:after="120" w:line="240" w:lineRule="auto"/>
              <w:rPr>
                <w:del w:id="1282" w:author="Igor Santiago" w:date="2022-06-09T01:05:00Z"/>
                <w:color w:val="0070C0"/>
              </w:rPr>
            </w:pPr>
            <w:del w:id="1283" w:author="Igor Santiago" w:date="2022-06-09T01:05:00Z">
              <w:r w:rsidDel="00FA4964">
                <w:rPr>
                  <w:color w:val="0070C0"/>
                </w:rPr>
                <w:delText>Lista os mapas topográficoes disponíveis para que seja escolhido aquele que ser exibido na área de desenho.</w:delText>
              </w:r>
            </w:del>
          </w:p>
        </w:tc>
        <w:tc>
          <w:tcPr>
            <w:tcW w:w="2214" w:type="dxa"/>
            <w:vAlign w:val="center"/>
          </w:tcPr>
          <w:p w14:paraId="6C488D57" w14:textId="508DE4E1" w:rsidR="00341B5B" w:rsidDel="00FA4964" w:rsidRDefault="003E6BDD">
            <w:pPr>
              <w:widowControl/>
              <w:pBdr>
                <w:top w:val="nil"/>
                <w:left w:val="nil"/>
                <w:bottom w:val="nil"/>
                <w:right w:val="nil"/>
                <w:between w:val="nil"/>
              </w:pBdr>
              <w:spacing w:before="120" w:after="120" w:line="240" w:lineRule="auto"/>
              <w:rPr>
                <w:del w:id="1284" w:author="Igor Santiago" w:date="2022-06-09T01:05:00Z"/>
                <w:color w:val="0070C0"/>
              </w:rPr>
            </w:pPr>
            <w:del w:id="1285" w:author="Igor Santiago" w:date="2022-06-09T01:05:00Z">
              <w:r w:rsidDel="00FA4964">
                <w:rPr>
                  <w:color w:val="0070C0"/>
                </w:rPr>
                <w:delText>Barra de ferramentas</w:delText>
              </w:r>
            </w:del>
          </w:p>
        </w:tc>
      </w:tr>
      <w:tr w:rsidR="00341B5B" w:rsidDel="00FA4964" w14:paraId="6EE4B7F1" w14:textId="76318917">
        <w:trPr>
          <w:cantSplit/>
          <w:jc w:val="center"/>
          <w:del w:id="1286" w:author="Igor Santiago" w:date="2022-06-09T01:05:00Z"/>
        </w:trPr>
        <w:tc>
          <w:tcPr>
            <w:tcW w:w="2193" w:type="dxa"/>
            <w:vAlign w:val="center"/>
          </w:tcPr>
          <w:p w14:paraId="18EFD1FC" w14:textId="0EC8DCBA" w:rsidR="00341B5B" w:rsidDel="00FA4964" w:rsidRDefault="003E6BDD">
            <w:pPr>
              <w:widowControl/>
              <w:pBdr>
                <w:top w:val="nil"/>
                <w:left w:val="nil"/>
                <w:bottom w:val="nil"/>
                <w:right w:val="nil"/>
                <w:between w:val="nil"/>
              </w:pBdr>
              <w:spacing w:before="120" w:after="120" w:line="240" w:lineRule="auto"/>
              <w:rPr>
                <w:del w:id="1287" w:author="Igor Santiago" w:date="2022-06-09T01:05:00Z"/>
                <w:color w:val="0070C0"/>
              </w:rPr>
            </w:pPr>
            <w:del w:id="1288" w:author="Igor Santiago" w:date="2022-06-09T01:05:00Z">
              <w:r w:rsidDel="00FA4964">
                <w:rPr>
                  <w:color w:val="0070C0"/>
                </w:rPr>
                <w:delText>Exibição da Barra de Status</w:delText>
              </w:r>
            </w:del>
          </w:p>
        </w:tc>
        <w:tc>
          <w:tcPr>
            <w:tcW w:w="3720" w:type="dxa"/>
            <w:vAlign w:val="center"/>
          </w:tcPr>
          <w:p w14:paraId="43576526" w14:textId="0973E741" w:rsidR="00341B5B" w:rsidDel="00FA4964" w:rsidRDefault="003E6BDD">
            <w:pPr>
              <w:widowControl/>
              <w:pBdr>
                <w:top w:val="nil"/>
                <w:left w:val="nil"/>
                <w:bottom w:val="nil"/>
                <w:right w:val="nil"/>
                <w:between w:val="nil"/>
              </w:pBdr>
              <w:spacing w:before="120" w:after="120" w:line="240" w:lineRule="auto"/>
              <w:rPr>
                <w:del w:id="1289" w:author="Igor Santiago" w:date="2022-06-09T01:05:00Z"/>
                <w:color w:val="0070C0"/>
              </w:rPr>
            </w:pPr>
            <w:del w:id="1290" w:author="Igor Santiago" w:date="2022-06-09T01:05:00Z">
              <w:r w:rsidDel="00FA4964">
                <w:rPr>
                  <w:color w:val="0070C0"/>
                </w:rPr>
                <w:delText>Exibe ou esconde ou a barra de status.</w:delText>
              </w:r>
            </w:del>
          </w:p>
        </w:tc>
        <w:tc>
          <w:tcPr>
            <w:tcW w:w="2214" w:type="dxa"/>
            <w:vAlign w:val="center"/>
          </w:tcPr>
          <w:p w14:paraId="0AD029EA" w14:textId="1F435C1D" w:rsidR="00341B5B" w:rsidDel="00FA4964" w:rsidRDefault="003E6BDD">
            <w:pPr>
              <w:widowControl/>
              <w:pBdr>
                <w:top w:val="nil"/>
                <w:left w:val="nil"/>
                <w:bottom w:val="nil"/>
                <w:right w:val="nil"/>
                <w:between w:val="nil"/>
              </w:pBdr>
              <w:spacing w:before="120" w:after="120" w:line="240" w:lineRule="auto"/>
              <w:rPr>
                <w:del w:id="1291" w:author="Igor Santiago" w:date="2022-06-09T01:05:00Z"/>
                <w:color w:val="0070C0"/>
              </w:rPr>
            </w:pPr>
            <w:del w:id="1292" w:author="Igor Santiago" w:date="2022-06-09T01:05:00Z">
              <w:r w:rsidDel="00FA4964">
                <w:rPr>
                  <w:color w:val="0070C0"/>
                </w:rPr>
                <w:delText>Barra de ferramentas</w:delText>
              </w:r>
            </w:del>
          </w:p>
        </w:tc>
      </w:tr>
      <w:tr w:rsidR="00341B5B" w:rsidDel="00FA4964" w14:paraId="243C590B" w14:textId="4C9F7F22">
        <w:trPr>
          <w:cantSplit/>
          <w:jc w:val="center"/>
          <w:del w:id="1293" w:author="Igor Santiago" w:date="2022-06-09T01:05:00Z"/>
        </w:trPr>
        <w:tc>
          <w:tcPr>
            <w:tcW w:w="2193" w:type="dxa"/>
            <w:vAlign w:val="center"/>
          </w:tcPr>
          <w:p w14:paraId="577192C2" w14:textId="495D19A1" w:rsidR="00341B5B" w:rsidDel="00FA4964" w:rsidRDefault="003E6BDD">
            <w:pPr>
              <w:widowControl/>
              <w:pBdr>
                <w:top w:val="nil"/>
                <w:left w:val="nil"/>
                <w:bottom w:val="nil"/>
                <w:right w:val="nil"/>
                <w:between w:val="nil"/>
              </w:pBdr>
              <w:spacing w:before="120" w:after="120" w:line="240" w:lineRule="auto"/>
              <w:rPr>
                <w:del w:id="1294" w:author="Igor Santiago" w:date="2022-06-09T01:05:00Z"/>
                <w:color w:val="0070C0"/>
              </w:rPr>
            </w:pPr>
            <w:del w:id="1295" w:author="Igor Santiago" w:date="2022-06-09T01:05:00Z">
              <w:r w:rsidDel="00FA4964">
                <w:rPr>
                  <w:color w:val="0070C0"/>
                </w:rPr>
                <w:delText xml:space="preserve">Painel de </w:delText>
              </w:r>
              <w:r w:rsidDel="00FA4964">
                <w:rPr>
                  <w:color w:val="0070C0"/>
                  <w:sz w:val="18"/>
                  <w:szCs w:val="18"/>
                </w:rPr>
                <w:delText>Controle</w:delText>
              </w:r>
            </w:del>
          </w:p>
        </w:tc>
        <w:tc>
          <w:tcPr>
            <w:tcW w:w="3720" w:type="dxa"/>
            <w:vAlign w:val="center"/>
          </w:tcPr>
          <w:p w14:paraId="3B180035" w14:textId="74063A98" w:rsidR="00341B5B" w:rsidDel="00FA4964" w:rsidRDefault="003E6BDD">
            <w:pPr>
              <w:widowControl/>
              <w:pBdr>
                <w:top w:val="nil"/>
                <w:left w:val="nil"/>
                <w:bottom w:val="nil"/>
                <w:right w:val="nil"/>
                <w:between w:val="nil"/>
              </w:pBdr>
              <w:spacing w:before="120" w:after="120" w:line="240" w:lineRule="auto"/>
              <w:rPr>
                <w:del w:id="1296" w:author="Igor Santiago" w:date="2022-06-09T01:05:00Z"/>
                <w:color w:val="0070C0"/>
              </w:rPr>
            </w:pPr>
            <w:del w:id="1297" w:author="Igor Santiago" w:date="2022-06-09T01:05:00Z">
              <w:r w:rsidDel="00FA4964">
                <w:rPr>
                  <w:color w:val="0070C0"/>
                </w:rPr>
                <w:delText>Exibe ou esconde o painel de controle.</w:delText>
              </w:r>
            </w:del>
          </w:p>
        </w:tc>
        <w:tc>
          <w:tcPr>
            <w:tcW w:w="2214" w:type="dxa"/>
            <w:vAlign w:val="center"/>
          </w:tcPr>
          <w:p w14:paraId="22CCC207" w14:textId="3DE31B6A" w:rsidR="00341B5B" w:rsidDel="00FA4964" w:rsidRDefault="003E6BDD">
            <w:pPr>
              <w:widowControl/>
              <w:pBdr>
                <w:top w:val="nil"/>
                <w:left w:val="nil"/>
                <w:bottom w:val="nil"/>
                <w:right w:val="nil"/>
                <w:between w:val="nil"/>
              </w:pBdr>
              <w:spacing w:before="120" w:after="120" w:line="240" w:lineRule="auto"/>
              <w:rPr>
                <w:del w:id="1298" w:author="Igor Santiago" w:date="2022-06-09T01:05:00Z"/>
                <w:color w:val="0070C0"/>
              </w:rPr>
            </w:pPr>
            <w:del w:id="1299" w:author="Igor Santiago" w:date="2022-06-09T01:05:00Z">
              <w:r w:rsidDel="00FA4964">
                <w:rPr>
                  <w:color w:val="0070C0"/>
                </w:rPr>
                <w:delText>Barra de ferramentas e teclas  [ctrl] + [P]</w:delText>
              </w:r>
            </w:del>
          </w:p>
        </w:tc>
      </w:tr>
      <w:tr w:rsidR="00341B5B" w:rsidDel="00FA4964" w14:paraId="6413FAB1" w14:textId="018BF83F">
        <w:trPr>
          <w:cantSplit/>
          <w:jc w:val="center"/>
          <w:del w:id="1300" w:author="Igor Santiago" w:date="2022-06-09T01:05:00Z"/>
        </w:trPr>
        <w:tc>
          <w:tcPr>
            <w:tcW w:w="2193" w:type="dxa"/>
            <w:vAlign w:val="center"/>
          </w:tcPr>
          <w:p w14:paraId="3A30ADF3" w14:textId="468B3E93" w:rsidR="00341B5B" w:rsidDel="00FA4964" w:rsidRDefault="003E6BDD">
            <w:pPr>
              <w:widowControl/>
              <w:pBdr>
                <w:top w:val="nil"/>
                <w:left w:val="nil"/>
                <w:bottom w:val="nil"/>
                <w:right w:val="nil"/>
                <w:between w:val="nil"/>
              </w:pBdr>
              <w:spacing w:before="120" w:after="120" w:line="240" w:lineRule="auto"/>
              <w:rPr>
                <w:del w:id="1301" w:author="Igor Santiago" w:date="2022-06-09T01:05:00Z"/>
                <w:color w:val="0070C0"/>
              </w:rPr>
            </w:pPr>
            <w:del w:id="1302" w:author="Igor Santiago" w:date="2022-06-09T01:05:00Z">
              <w:r w:rsidDel="00FA4964">
                <w:rPr>
                  <w:color w:val="0070C0"/>
                </w:rPr>
                <w:delText>Inspetor de Objetos</w:delText>
              </w:r>
            </w:del>
          </w:p>
        </w:tc>
        <w:tc>
          <w:tcPr>
            <w:tcW w:w="3720" w:type="dxa"/>
            <w:vAlign w:val="center"/>
          </w:tcPr>
          <w:p w14:paraId="788E0A88" w14:textId="16DCC037" w:rsidR="00341B5B" w:rsidDel="00FA4964" w:rsidRDefault="003E6BDD">
            <w:pPr>
              <w:widowControl/>
              <w:pBdr>
                <w:top w:val="nil"/>
                <w:left w:val="nil"/>
                <w:bottom w:val="nil"/>
                <w:right w:val="nil"/>
                <w:between w:val="nil"/>
              </w:pBdr>
              <w:spacing w:before="120" w:after="120" w:line="240" w:lineRule="auto"/>
              <w:rPr>
                <w:del w:id="1303" w:author="Igor Santiago" w:date="2022-06-09T01:05:00Z"/>
                <w:color w:val="0070C0"/>
              </w:rPr>
            </w:pPr>
            <w:del w:id="1304" w:author="Igor Santiago" w:date="2022-06-09T01:05:00Z">
              <w:r w:rsidDel="00FA4964">
                <w:rPr>
                  <w:color w:val="0070C0"/>
                </w:rPr>
                <w:delText>Apresenta o estado das variáveis monitoradas sobre o objeto selecionado.</w:delText>
              </w:r>
            </w:del>
          </w:p>
        </w:tc>
        <w:tc>
          <w:tcPr>
            <w:tcW w:w="2214" w:type="dxa"/>
            <w:vAlign w:val="center"/>
          </w:tcPr>
          <w:p w14:paraId="7C36F9A4" w14:textId="3BA69AC3" w:rsidR="00341B5B" w:rsidDel="00FA4964" w:rsidRDefault="003E6BDD">
            <w:pPr>
              <w:widowControl/>
              <w:pBdr>
                <w:top w:val="nil"/>
                <w:left w:val="nil"/>
                <w:bottom w:val="nil"/>
                <w:right w:val="nil"/>
                <w:between w:val="nil"/>
              </w:pBdr>
              <w:spacing w:before="120" w:after="120" w:line="240" w:lineRule="auto"/>
              <w:rPr>
                <w:del w:id="1305" w:author="Igor Santiago" w:date="2022-06-09T01:05:00Z"/>
                <w:color w:val="0070C0"/>
              </w:rPr>
            </w:pPr>
            <w:del w:id="1306" w:author="Igor Santiago" w:date="2022-06-09T01:05:00Z">
              <w:r w:rsidDel="00FA4964">
                <w:rPr>
                  <w:color w:val="0070C0"/>
                </w:rPr>
                <w:delText>Barra de ferramentas</w:delText>
              </w:r>
            </w:del>
          </w:p>
        </w:tc>
      </w:tr>
    </w:tbl>
    <w:p w14:paraId="6D854AB7" w14:textId="7B5DEDA3" w:rsidR="00341B5B" w:rsidDel="00FA4964" w:rsidRDefault="00341B5B">
      <w:pPr>
        <w:widowControl/>
        <w:pBdr>
          <w:top w:val="nil"/>
          <w:left w:val="nil"/>
          <w:bottom w:val="nil"/>
          <w:right w:val="nil"/>
          <w:between w:val="nil"/>
        </w:pBdr>
        <w:spacing w:line="240" w:lineRule="auto"/>
        <w:jc w:val="both"/>
        <w:rPr>
          <w:del w:id="1307" w:author="Igor Santiago" w:date="2022-06-09T01:05:00Z"/>
          <w:color w:val="0070C0"/>
        </w:rPr>
      </w:pPr>
    </w:p>
    <w:p w14:paraId="2D903655" w14:textId="5D727F86" w:rsidR="00341B5B" w:rsidDel="00FA4964" w:rsidRDefault="00341B5B">
      <w:pPr>
        <w:jc w:val="both"/>
        <w:rPr>
          <w:del w:id="1308" w:author="Igor Santiago" w:date="2022-06-09T01:05:00Z"/>
        </w:rPr>
      </w:pPr>
    </w:p>
    <w:p w14:paraId="10812B6E" w14:textId="0186E7D2" w:rsidR="00341B5B" w:rsidDel="00FA4964" w:rsidRDefault="003E6BDD">
      <w:pPr>
        <w:pStyle w:val="Ttulo2"/>
        <w:numPr>
          <w:ilvl w:val="1"/>
          <w:numId w:val="9"/>
        </w:numPr>
        <w:rPr>
          <w:del w:id="1309" w:author="Igor Santiago" w:date="2022-06-09T01:05:00Z"/>
          <w:color w:val="0070C0"/>
        </w:rPr>
      </w:pPr>
      <w:del w:id="1310" w:author="Igor Santiago" w:date="2022-06-09T01:05:00Z">
        <w:r w:rsidDel="00FA4964">
          <w:rPr>
            <w:color w:val="0070C0"/>
          </w:rPr>
          <w:delText>Interfaces de Hardware</w:delText>
        </w:r>
      </w:del>
    </w:p>
    <w:p w14:paraId="466BD88D" w14:textId="2B480350" w:rsidR="00341B5B" w:rsidDel="00FA4964" w:rsidRDefault="003E6BDD">
      <w:pPr>
        <w:rPr>
          <w:del w:id="1311" w:author="Igor Santiago" w:date="2022-06-09T01:05:00Z"/>
          <w:color w:val="0070C0"/>
        </w:rPr>
      </w:pPr>
      <w:del w:id="1312" w:author="Igor Santiago" w:date="2022-06-09T01:05:00Z">
        <w:r w:rsidDel="00FA4964">
          <w:rPr>
            <w:color w:val="0070C0"/>
          </w:rPr>
          <w:delText xml:space="preserve">    </w:delText>
        </w:r>
      </w:del>
    </w:p>
    <w:p w14:paraId="325F7EE7" w14:textId="017A898B" w:rsidR="00341B5B" w:rsidDel="00FA4964" w:rsidRDefault="003E6BDD">
      <w:pPr>
        <w:widowControl/>
        <w:pBdr>
          <w:top w:val="nil"/>
          <w:left w:val="nil"/>
          <w:bottom w:val="nil"/>
          <w:right w:val="nil"/>
          <w:between w:val="nil"/>
        </w:pBdr>
        <w:spacing w:line="240" w:lineRule="auto"/>
        <w:ind w:left="708"/>
        <w:jc w:val="both"/>
        <w:rPr>
          <w:del w:id="1313" w:author="Igor Santiago" w:date="2022-06-09T01:05:00Z"/>
          <w:color w:val="0070C0"/>
        </w:rPr>
      </w:pPr>
      <w:del w:id="1314" w:author="Igor Santiago" w:date="2022-06-09T01:05:00Z">
        <w:r w:rsidDel="00FA4964">
          <w:rPr>
            <w:color w:val="0070C0"/>
          </w:rPr>
          <w:delText xml:space="preserve">Descreve-se aqui a comunicação do sistema com algum hardware, se houver.     </w:delText>
        </w:r>
      </w:del>
    </w:p>
    <w:p w14:paraId="14942A0E" w14:textId="54FB52A1" w:rsidR="00341B5B" w:rsidDel="00FA4964" w:rsidRDefault="00341B5B">
      <w:pPr>
        <w:widowControl/>
        <w:pBdr>
          <w:top w:val="nil"/>
          <w:left w:val="nil"/>
          <w:bottom w:val="nil"/>
          <w:right w:val="nil"/>
          <w:between w:val="nil"/>
        </w:pBdr>
        <w:spacing w:line="240" w:lineRule="auto"/>
        <w:ind w:left="708"/>
        <w:jc w:val="both"/>
        <w:rPr>
          <w:del w:id="1315" w:author="Igor Santiago" w:date="2022-06-09T01:05:00Z"/>
          <w:color w:val="000000"/>
        </w:rPr>
      </w:pPr>
    </w:p>
    <w:p w14:paraId="131E0F2A" w14:textId="6783179F" w:rsidR="00341B5B" w:rsidDel="00FA4964" w:rsidRDefault="003E6BDD">
      <w:pPr>
        <w:keepNext/>
        <w:widowControl/>
        <w:pBdr>
          <w:top w:val="nil"/>
          <w:left w:val="nil"/>
          <w:bottom w:val="nil"/>
          <w:right w:val="nil"/>
          <w:between w:val="nil"/>
        </w:pBdr>
        <w:spacing w:line="240" w:lineRule="auto"/>
        <w:jc w:val="center"/>
        <w:rPr>
          <w:del w:id="1316" w:author="Igor Santiago" w:date="2022-06-09T01:05:00Z"/>
          <w:b/>
          <w:color w:val="0070C0"/>
        </w:rPr>
      </w:pPr>
      <w:del w:id="1317" w:author="Igor Santiago" w:date="2022-06-09T01:05:00Z">
        <w:r w:rsidDel="00FA4964">
          <w:rPr>
            <w:b/>
            <w:color w:val="0070C0"/>
          </w:rPr>
          <w:delText>Tabela 6: Lista de Interfaces de Hardware</w:delText>
        </w:r>
      </w:del>
    </w:p>
    <w:tbl>
      <w:tblPr>
        <w:tblStyle w:val="a5"/>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70"/>
        <w:gridCol w:w="1480"/>
        <w:gridCol w:w="1632"/>
        <w:gridCol w:w="2393"/>
        <w:gridCol w:w="2885"/>
      </w:tblGrid>
      <w:tr w:rsidR="00341B5B" w:rsidDel="00FA4964" w14:paraId="5D7E71FA" w14:textId="606408B2">
        <w:trPr>
          <w:tblHeader/>
          <w:jc w:val="center"/>
          <w:del w:id="1318" w:author="Igor Santiago" w:date="2022-06-09T01:05:00Z"/>
        </w:trPr>
        <w:tc>
          <w:tcPr>
            <w:tcW w:w="970" w:type="dxa"/>
            <w:shd w:val="clear" w:color="auto" w:fill="003366"/>
            <w:vAlign w:val="center"/>
          </w:tcPr>
          <w:p w14:paraId="03387AF4" w14:textId="24BE5790" w:rsidR="00341B5B" w:rsidDel="00FA4964" w:rsidRDefault="003E6BDD">
            <w:pPr>
              <w:jc w:val="center"/>
              <w:rPr>
                <w:del w:id="1319" w:author="Igor Santiago" w:date="2022-06-09T01:05:00Z"/>
                <w:b/>
                <w:color w:val="FFFFFF"/>
              </w:rPr>
            </w:pPr>
            <w:del w:id="1320" w:author="Igor Santiago" w:date="2022-06-09T01:05:00Z">
              <w:r w:rsidDel="00FA4964">
                <w:rPr>
                  <w:b/>
                  <w:color w:val="FFFFFF"/>
                </w:rPr>
                <w:delText>Número</w:delText>
              </w:r>
            </w:del>
          </w:p>
        </w:tc>
        <w:tc>
          <w:tcPr>
            <w:tcW w:w="1480" w:type="dxa"/>
            <w:shd w:val="clear" w:color="auto" w:fill="003366"/>
            <w:vAlign w:val="center"/>
          </w:tcPr>
          <w:p w14:paraId="28D19B10" w14:textId="5654AB5D" w:rsidR="00341B5B" w:rsidDel="00FA4964" w:rsidRDefault="003E6BDD">
            <w:pPr>
              <w:jc w:val="center"/>
              <w:rPr>
                <w:del w:id="1321" w:author="Igor Santiago" w:date="2022-06-09T01:05:00Z"/>
                <w:b/>
              </w:rPr>
            </w:pPr>
            <w:del w:id="1322" w:author="Igor Santiago" w:date="2022-06-09T01:05:00Z">
              <w:r w:rsidDel="00FA4964">
                <w:rPr>
                  <w:b/>
                </w:rPr>
                <w:delText>Interface</w:delText>
              </w:r>
            </w:del>
          </w:p>
        </w:tc>
        <w:tc>
          <w:tcPr>
            <w:tcW w:w="1632" w:type="dxa"/>
            <w:shd w:val="clear" w:color="auto" w:fill="003366"/>
          </w:tcPr>
          <w:p w14:paraId="0C36860A" w14:textId="4EF04277" w:rsidR="00341B5B" w:rsidDel="00FA4964" w:rsidRDefault="003E6BDD">
            <w:pPr>
              <w:jc w:val="center"/>
              <w:rPr>
                <w:del w:id="1323" w:author="Igor Santiago" w:date="2022-06-09T01:05:00Z"/>
                <w:b/>
                <w:color w:val="FFFFFF"/>
              </w:rPr>
            </w:pPr>
            <w:del w:id="1324" w:author="Igor Santiago" w:date="2022-06-09T01:05:00Z">
              <w:r w:rsidDel="00FA4964">
                <w:rPr>
                  <w:b/>
                  <w:color w:val="FFFFFF"/>
                </w:rPr>
                <w:delText>Atores</w:delText>
              </w:r>
            </w:del>
          </w:p>
        </w:tc>
        <w:tc>
          <w:tcPr>
            <w:tcW w:w="2393" w:type="dxa"/>
            <w:shd w:val="clear" w:color="auto" w:fill="003366"/>
          </w:tcPr>
          <w:p w14:paraId="22C0F438" w14:textId="1FF6C1E6" w:rsidR="00341B5B" w:rsidDel="00FA4964" w:rsidRDefault="003E6BDD">
            <w:pPr>
              <w:jc w:val="center"/>
              <w:rPr>
                <w:del w:id="1325" w:author="Igor Santiago" w:date="2022-06-09T01:05:00Z"/>
                <w:b/>
                <w:color w:val="FFFFFF"/>
              </w:rPr>
            </w:pPr>
            <w:del w:id="1326" w:author="Igor Santiago" w:date="2022-06-09T01:05:00Z">
              <w:r w:rsidDel="00FA4964">
                <w:rPr>
                  <w:b/>
                </w:rPr>
                <w:delText>Caso de Uso</w:delText>
              </w:r>
            </w:del>
          </w:p>
        </w:tc>
        <w:tc>
          <w:tcPr>
            <w:tcW w:w="2885" w:type="dxa"/>
            <w:shd w:val="clear" w:color="auto" w:fill="003366"/>
            <w:vAlign w:val="center"/>
          </w:tcPr>
          <w:p w14:paraId="5F65BFDD" w14:textId="46AFC6A2" w:rsidR="00341B5B" w:rsidDel="00FA4964" w:rsidRDefault="003E6BDD">
            <w:pPr>
              <w:jc w:val="center"/>
              <w:rPr>
                <w:del w:id="1327" w:author="Igor Santiago" w:date="2022-06-09T01:05:00Z"/>
                <w:b/>
                <w:color w:val="FFFFFF"/>
              </w:rPr>
            </w:pPr>
            <w:del w:id="1328" w:author="Igor Santiago" w:date="2022-06-09T01:05:00Z">
              <w:r w:rsidDel="00FA4964">
                <w:rPr>
                  <w:b/>
                  <w:color w:val="FFFFFF"/>
                </w:rPr>
                <w:delText>Des</w:delText>
              </w:r>
              <w:r w:rsidDel="00FA4964">
                <w:rPr>
                  <w:b/>
                </w:rPr>
                <w:delText>cri</w:delText>
              </w:r>
              <w:r w:rsidDel="00FA4964">
                <w:rPr>
                  <w:b/>
                  <w:color w:val="FFFFFF"/>
                </w:rPr>
                <w:delText>ção</w:delText>
              </w:r>
            </w:del>
          </w:p>
        </w:tc>
      </w:tr>
      <w:tr w:rsidR="00341B5B" w:rsidDel="00FA4964" w14:paraId="728CDD7A" w14:textId="6A4E827F">
        <w:trPr>
          <w:cantSplit/>
          <w:jc w:val="center"/>
          <w:del w:id="1329" w:author="Igor Santiago" w:date="2022-06-09T01:05:00Z"/>
        </w:trPr>
        <w:tc>
          <w:tcPr>
            <w:tcW w:w="970" w:type="dxa"/>
            <w:vAlign w:val="center"/>
          </w:tcPr>
          <w:p w14:paraId="56E764DA" w14:textId="584AAB98" w:rsidR="00341B5B" w:rsidDel="00FA4964" w:rsidRDefault="003E6BDD">
            <w:pPr>
              <w:widowControl/>
              <w:pBdr>
                <w:top w:val="nil"/>
                <w:left w:val="nil"/>
                <w:bottom w:val="nil"/>
                <w:right w:val="nil"/>
                <w:between w:val="nil"/>
              </w:pBdr>
              <w:spacing w:before="120" w:after="120" w:line="240" w:lineRule="auto"/>
              <w:rPr>
                <w:del w:id="1330" w:author="Igor Santiago" w:date="2022-06-09T01:05:00Z"/>
                <w:color w:val="000000"/>
              </w:rPr>
            </w:pPr>
            <w:del w:id="1331" w:author="Igor Santiago" w:date="2022-06-09T01:05:00Z">
              <w:r w:rsidDel="00FA4964">
                <w:rPr>
                  <w:color w:val="000000"/>
                </w:rPr>
                <w:delText>1</w:delText>
              </w:r>
            </w:del>
          </w:p>
        </w:tc>
        <w:tc>
          <w:tcPr>
            <w:tcW w:w="1480" w:type="dxa"/>
            <w:vAlign w:val="center"/>
          </w:tcPr>
          <w:p w14:paraId="0614E1A8" w14:textId="484D168D" w:rsidR="00341B5B" w:rsidDel="00FA4964" w:rsidRDefault="003E6BDD">
            <w:pPr>
              <w:widowControl/>
              <w:pBdr>
                <w:top w:val="nil"/>
                <w:left w:val="nil"/>
                <w:bottom w:val="nil"/>
                <w:right w:val="nil"/>
                <w:between w:val="nil"/>
              </w:pBdr>
              <w:spacing w:before="120" w:after="120" w:line="240" w:lineRule="auto"/>
              <w:rPr>
                <w:del w:id="1332" w:author="Igor Santiago" w:date="2022-06-09T01:05:00Z"/>
                <w:color w:val="0070C0"/>
              </w:rPr>
            </w:pPr>
            <w:del w:id="1333" w:author="Igor Santiago" w:date="2022-06-09T01:05:00Z">
              <w:r w:rsidDel="00FA4964">
                <w:rPr>
                  <w:color w:val="0070C0"/>
                </w:rPr>
                <w:delText xml:space="preserve">Interface de Leitura no Servidor </w:delText>
              </w:r>
            </w:del>
          </w:p>
        </w:tc>
        <w:tc>
          <w:tcPr>
            <w:tcW w:w="1632" w:type="dxa"/>
          </w:tcPr>
          <w:p w14:paraId="6A219111" w14:textId="1C4D8B61" w:rsidR="00341B5B" w:rsidDel="00FA4964" w:rsidRDefault="003E6BDD">
            <w:pPr>
              <w:widowControl/>
              <w:pBdr>
                <w:top w:val="nil"/>
                <w:left w:val="nil"/>
                <w:bottom w:val="nil"/>
                <w:right w:val="nil"/>
                <w:between w:val="nil"/>
              </w:pBdr>
              <w:spacing w:before="120" w:after="120" w:line="240" w:lineRule="auto"/>
              <w:rPr>
                <w:del w:id="1334" w:author="Igor Santiago" w:date="2022-06-09T01:05:00Z"/>
                <w:color w:val="0070C0"/>
              </w:rPr>
            </w:pPr>
            <w:del w:id="1335" w:author="Igor Santiago" w:date="2022-06-09T01:05:00Z">
              <w:r w:rsidDel="00FA4964">
                <w:rPr>
                  <w:color w:val="0070C0"/>
                </w:rPr>
                <w:delText xml:space="preserve">Usuário comum. </w:delText>
              </w:r>
            </w:del>
          </w:p>
        </w:tc>
        <w:tc>
          <w:tcPr>
            <w:tcW w:w="2393" w:type="dxa"/>
          </w:tcPr>
          <w:p w14:paraId="24C72B5E" w14:textId="2F44CCD2" w:rsidR="00341B5B" w:rsidDel="00FA4964" w:rsidRDefault="003E6BDD">
            <w:pPr>
              <w:widowControl/>
              <w:pBdr>
                <w:top w:val="nil"/>
                <w:left w:val="nil"/>
                <w:bottom w:val="nil"/>
                <w:right w:val="nil"/>
                <w:between w:val="nil"/>
              </w:pBdr>
              <w:spacing w:before="120" w:after="120" w:line="240" w:lineRule="auto"/>
              <w:rPr>
                <w:del w:id="1336" w:author="Igor Santiago" w:date="2022-06-09T01:05:00Z"/>
                <w:b/>
                <w:color w:val="0070C0"/>
              </w:rPr>
            </w:pPr>
            <w:del w:id="1337" w:author="Igor Santiago" w:date="2022-06-09T01:05:00Z">
              <w:r w:rsidDel="00FA4964">
                <w:rPr>
                  <w:color w:val="0070C0"/>
                  <w:sz w:val="18"/>
                  <w:szCs w:val="18"/>
                </w:rPr>
                <w:delText>Visualizacão de Mapa Topografico. Recuperacão de Documentos</w:delText>
              </w:r>
            </w:del>
          </w:p>
        </w:tc>
        <w:tc>
          <w:tcPr>
            <w:tcW w:w="2885" w:type="dxa"/>
            <w:vAlign w:val="center"/>
          </w:tcPr>
          <w:p w14:paraId="07D78819" w14:textId="2ABB30DE" w:rsidR="00341B5B" w:rsidDel="00FA4964" w:rsidRDefault="003E6BDD">
            <w:pPr>
              <w:widowControl/>
              <w:pBdr>
                <w:top w:val="nil"/>
                <w:left w:val="nil"/>
                <w:bottom w:val="nil"/>
                <w:right w:val="nil"/>
                <w:between w:val="nil"/>
              </w:pBdr>
              <w:spacing w:before="120" w:after="120" w:line="240" w:lineRule="auto"/>
              <w:rPr>
                <w:del w:id="1338" w:author="Igor Santiago" w:date="2022-06-09T01:05:00Z"/>
                <w:color w:val="0070C0"/>
              </w:rPr>
            </w:pPr>
            <w:del w:id="1339" w:author="Igor Santiago" w:date="2022-06-09T01:05:00Z">
              <w:r w:rsidDel="00FA4964">
                <w:rPr>
                  <w:color w:val="0070C0"/>
                </w:rPr>
                <w:delText>Interface SAMBA com permissão apenas de leitura ao servidor de documentos para recuperacão de documentos e mapas topograficoes</w:delText>
              </w:r>
            </w:del>
          </w:p>
        </w:tc>
      </w:tr>
      <w:tr w:rsidR="00341B5B" w:rsidDel="00FA4964" w14:paraId="14408D7A" w14:textId="7A956530">
        <w:trPr>
          <w:cantSplit/>
          <w:jc w:val="center"/>
          <w:del w:id="1340" w:author="Igor Santiago" w:date="2022-06-09T01:05:00Z"/>
        </w:trPr>
        <w:tc>
          <w:tcPr>
            <w:tcW w:w="970" w:type="dxa"/>
            <w:vAlign w:val="center"/>
          </w:tcPr>
          <w:p w14:paraId="21198C94" w14:textId="20F58784" w:rsidR="00341B5B" w:rsidDel="00FA4964" w:rsidRDefault="003E6BDD">
            <w:pPr>
              <w:widowControl/>
              <w:pBdr>
                <w:top w:val="nil"/>
                <w:left w:val="nil"/>
                <w:bottom w:val="nil"/>
                <w:right w:val="nil"/>
                <w:between w:val="nil"/>
              </w:pBdr>
              <w:spacing w:before="120" w:after="120" w:line="240" w:lineRule="auto"/>
              <w:rPr>
                <w:del w:id="1341" w:author="Igor Santiago" w:date="2022-06-09T01:05:00Z"/>
                <w:color w:val="000000"/>
              </w:rPr>
            </w:pPr>
            <w:del w:id="1342" w:author="Igor Santiago" w:date="2022-06-09T01:05:00Z">
              <w:r w:rsidDel="00FA4964">
                <w:rPr>
                  <w:color w:val="000000"/>
                </w:rPr>
                <w:delText>2</w:delText>
              </w:r>
            </w:del>
          </w:p>
        </w:tc>
        <w:tc>
          <w:tcPr>
            <w:tcW w:w="1480" w:type="dxa"/>
            <w:vAlign w:val="center"/>
          </w:tcPr>
          <w:p w14:paraId="6C32DBF6" w14:textId="276452B6" w:rsidR="00341B5B" w:rsidDel="00FA4964" w:rsidRDefault="003E6BDD">
            <w:pPr>
              <w:widowControl/>
              <w:pBdr>
                <w:top w:val="nil"/>
                <w:left w:val="nil"/>
                <w:bottom w:val="nil"/>
                <w:right w:val="nil"/>
                <w:between w:val="nil"/>
              </w:pBdr>
              <w:spacing w:before="120" w:after="120" w:line="240" w:lineRule="auto"/>
              <w:rPr>
                <w:del w:id="1343" w:author="Igor Santiago" w:date="2022-06-09T01:05:00Z"/>
                <w:color w:val="0070C0"/>
              </w:rPr>
            </w:pPr>
            <w:del w:id="1344" w:author="Igor Santiago" w:date="2022-06-09T01:05:00Z">
              <w:r w:rsidDel="00FA4964">
                <w:rPr>
                  <w:color w:val="0070C0"/>
                </w:rPr>
                <w:delText>Interface de Escrita no Servidor</w:delText>
              </w:r>
            </w:del>
          </w:p>
        </w:tc>
        <w:tc>
          <w:tcPr>
            <w:tcW w:w="1632" w:type="dxa"/>
          </w:tcPr>
          <w:p w14:paraId="762D502B" w14:textId="173D69BE" w:rsidR="00341B5B" w:rsidDel="00FA4964" w:rsidRDefault="003E6BDD">
            <w:pPr>
              <w:widowControl/>
              <w:pBdr>
                <w:top w:val="nil"/>
                <w:left w:val="nil"/>
                <w:bottom w:val="nil"/>
                <w:right w:val="nil"/>
                <w:between w:val="nil"/>
              </w:pBdr>
              <w:spacing w:before="120" w:after="120" w:line="240" w:lineRule="auto"/>
              <w:rPr>
                <w:del w:id="1345" w:author="Igor Santiago" w:date="2022-06-09T01:05:00Z"/>
                <w:color w:val="0070C0"/>
              </w:rPr>
            </w:pPr>
            <w:del w:id="1346" w:author="Igor Santiago" w:date="2022-06-09T01:05:00Z">
              <w:r w:rsidDel="00FA4964">
                <w:rPr>
                  <w:color w:val="0070C0"/>
                </w:rPr>
                <w:delText>Administrador</w:delText>
              </w:r>
            </w:del>
          </w:p>
        </w:tc>
        <w:tc>
          <w:tcPr>
            <w:tcW w:w="2393" w:type="dxa"/>
          </w:tcPr>
          <w:p w14:paraId="43697FBA" w14:textId="23D353A6" w:rsidR="00341B5B" w:rsidDel="00FA4964" w:rsidRDefault="003E6BDD">
            <w:pPr>
              <w:widowControl/>
              <w:pBdr>
                <w:top w:val="nil"/>
                <w:left w:val="nil"/>
                <w:bottom w:val="nil"/>
                <w:right w:val="nil"/>
                <w:between w:val="nil"/>
              </w:pBdr>
              <w:spacing w:before="120" w:after="120" w:line="240" w:lineRule="auto"/>
              <w:rPr>
                <w:del w:id="1347" w:author="Igor Santiago" w:date="2022-06-09T01:05:00Z"/>
                <w:color w:val="0070C0"/>
              </w:rPr>
            </w:pPr>
            <w:del w:id="1348" w:author="Igor Santiago" w:date="2022-06-09T01:05:00Z">
              <w:r w:rsidDel="00FA4964">
                <w:rPr>
                  <w:color w:val="0070C0"/>
                  <w:sz w:val="18"/>
                  <w:szCs w:val="18"/>
                </w:rPr>
                <w:delText>Atualizacào de Documentos. Atualizacão de Mapa Topografico</w:delText>
              </w:r>
            </w:del>
          </w:p>
        </w:tc>
        <w:tc>
          <w:tcPr>
            <w:tcW w:w="2885" w:type="dxa"/>
            <w:vAlign w:val="center"/>
          </w:tcPr>
          <w:p w14:paraId="4155D105" w14:textId="1EF00FA8" w:rsidR="00341B5B" w:rsidDel="00FA4964" w:rsidRDefault="003E6BDD">
            <w:pPr>
              <w:widowControl/>
              <w:pBdr>
                <w:top w:val="nil"/>
                <w:left w:val="nil"/>
                <w:bottom w:val="nil"/>
                <w:right w:val="nil"/>
                <w:between w:val="nil"/>
              </w:pBdr>
              <w:spacing w:before="120" w:after="120" w:line="240" w:lineRule="auto"/>
              <w:rPr>
                <w:del w:id="1349" w:author="Igor Santiago" w:date="2022-06-09T01:05:00Z"/>
                <w:b/>
                <w:color w:val="0070C0"/>
              </w:rPr>
            </w:pPr>
            <w:del w:id="1350" w:author="Igor Santiago" w:date="2022-06-09T01:05:00Z">
              <w:r w:rsidDel="00FA4964">
                <w:rPr>
                  <w:color w:val="0070C0"/>
                </w:rPr>
                <w:delText>Interface SAMBA com permissão de escrita ao  servidor de documentos, utilizada para armazenar documentos e mapas topograficos</w:delText>
              </w:r>
            </w:del>
          </w:p>
        </w:tc>
      </w:tr>
      <w:tr w:rsidR="00341B5B" w:rsidDel="00FA4964" w14:paraId="2930FCB6" w14:textId="3E009B60">
        <w:trPr>
          <w:cantSplit/>
          <w:jc w:val="center"/>
          <w:del w:id="1351" w:author="Igor Santiago" w:date="2022-06-09T01:05:00Z"/>
        </w:trPr>
        <w:tc>
          <w:tcPr>
            <w:tcW w:w="970" w:type="dxa"/>
            <w:vAlign w:val="center"/>
          </w:tcPr>
          <w:p w14:paraId="0B8040F0" w14:textId="54A1B64A" w:rsidR="00341B5B" w:rsidDel="00FA4964" w:rsidRDefault="003E6BDD">
            <w:pPr>
              <w:widowControl/>
              <w:pBdr>
                <w:top w:val="nil"/>
                <w:left w:val="nil"/>
                <w:bottom w:val="nil"/>
                <w:right w:val="nil"/>
                <w:between w:val="nil"/>
              </w:pBdr>
              <w:spacing w:before="120" w:after="120" w:line="240" w:lineRule="auto"/>
              <w:rPr>
                <w:del w:id="1352" w:author="Igor Santiago" w:date="2022-06-09T01:05:00Z"/>
                <w:color w:val="000000"/>
              </w:rPr>
            </w:pPr>
            <w:del w:id="1353" w:author="Igor Santiago" w:date="2022-06-09T01:05:00Z">
              <w:r w:rsidDel="00FA4964">
                <w:rPr>
                  <w:color w:val="000000"/>
                </w:rPr>
                <w:delText>3</w:delText>
              </w:r>
            </w:del>
          </w:p>
        </w:tc>
        <w:tc>
          <w:tcPr>
            <w:tcW w:w="1480" w:type="dxa"/>
            <w:vAlign w:val="center"/>
          </w:tcPr>
          <w:p w14:paraId="5247F2D4" w14:textId="22EA28B2" w:rsidR="00341B5B" w:rsidDel="00FA4964" w:rsidRDefault="003E6BDD">
            <w:pPr>
              <w:widowControl/>
              <w:pBdr>
                <w:top w:val="nil"/>
                <w:left w:val="nil"/>
                <w:bottom w:val="nil"/>
                <w:right w:val="nil"/>
                <w:between w:val="nil"/>
              </w:pBdr>
              <w:spacing w:before="120" w:after="120" w:line="240" w:lineRule="auto"/>
              <w:rPr>
                <w:del w:id="1354" w:author="Igor Santiago" w:date="2022-06-09T01:05:00Z"/>
                <w:color w:val="0070C0"/>
              </w:rPr>
            </w:pPr>
            <w:del w:id="1355" w:author="Igor Santiago" w:date="2022-06-09T01:05:00Z">
              <w:r w:rsidDel="00FA4964">
                <w:rPr>
                  <w:color w:val="0070C0"/>
                </w:rPr>
                <w:delText>Interface de Impressão</w:delText>
              </w:r>
            </w:del>
          </w:p>
        </w:tc>
        <w:tc>
          <w:tcPr>
            <w:tcW w:w="1632" w:type="dxa"/>
          </w:tcPr>
          <w:p w14:paraId="2D3B9F56" w14:textId="772EA321" w:rsidR="00341B5B" w:rsidDel="00FA4964" w:rsidRDefault="003E6BDD">
            <w:pPr>
              <w:widowControl/>
              <w:pBdr>
                <w:top w:val="nil"/>
                <w:left w:val="nil"/>
                <w:bottom w:val="nil"/>
                <w:right w:val="nil"/>
                <w:between w:val="nil"/>
              </w:pBdr>
              <w:spacing w:before="120" w:after="120" w:line="240" w:lineRule="auto"/>
              <w:rPr>
                <w:del w:id="1356" w:author="Igor Santiago" w:date="2022-06-09T01:05:00Z"/>
                <w:color w:val="0070C0"/>
              </w:rPr>
            </w:pPr>
            <w:del w:id="1357" w:author="Igor Santiago" w:date="2022-06-09T01:05:00Z">
              <w:r w:rsidDel="00FA4964">
                <w:rPr>
                  <w:color w:val="0070C0"/>
                </w:rPr>
                <w:delText>Usuário comum</w:delText>
              </w:r>
            </w:del>
          </w:p>
        </w:tc>
        <w:tc>
          <w:tcPr>
            <w:tcW w:w="2393" w:type="dxa"/>
          </w:tcPr>
          <w:p w14:paraId="635C646E" w14:textId="366951EE" w:rsidR="00341B5B" w:rsidDel="00FA4964" w:rsidRDefault="003E6BDD">
            <w:pPr>
              <w:widowControl/>
              <w:pBdr>
                <w:top w:val="nil"/>
                <w:left w:val="nil"/>
                <w:bottom w:val="nil"/>
                <w:right w:val="nil"/>
                <w:between w:val="nil"/>
              </w:pBdr>
              <w:spacing w:before="120" w:after="120" w:line="240" w:lineRule="auto"/>
              <w:rPr>
                <w:del w:id="1358" w:author="Igor Santiago" w:date="2022-06-09T01:05:00Z"/>
                <w:color w:val="0070C0"/>
              </w:rPr>
            </w:pPr>
            <w:del w:id="1359" w:author="Igor Santiago" w:date="2022-06-09T01:05:00Z">
              <w:r w:rsidDel="00FA4964">
                <w:rPr>
                  <w:color w:val="0070C0"/>
                </w:rPr>
                <w:delText>Impressão de Mapa</w:delText>
              </w:r>
            </w:del>
          </w:p>
        </w:tc>
        <w:tc>
          <w:tcPr>
            <w:tcW w:w="2885" w:type="dxa"/>
            <w:vAlign w:val="center"/>
          </w:tcPr>
          <w:p w14:paraId="6A85C705" w14:textId="15F39DFC" w:rsidR="00341B5B" w:rsidDel="00FA4964" w:rsidRDefault="003E6BDD">
            <w:pPr>
              <w:widowControl/>
              <w:pBdr>
                <w:top w:val="nil"/>
                <w:left w:val="nil"/>
                <w:bottom w:val="nil"/>
                <w:right w:val="nil"/>
                <w:between w:val="nil"/>
              </w:pBdr>
              <w:spacing w:before="120" w:after="120" w:line="240" w:lineRule="auto"/>
              <w:rPr>
                <w:del w:id="1360" w:author="Igor Santiago" w:date="2022-06-09T01:05:00Z"/>
                <w:color w:val="0070C0"/>
              </w:rPr>
            </w:pPr>
            <w:del w:id="1361" w:author="Igor Santiago" w:date="2022-06-09T01:05:00Z">
              <w:r w:rsidDel="00FA4964">
                <w:rPr>
                  <w:color w:val="0070C0"/>
                </w:rPr>
                <w:delText>Permite ao usuário enviar mapas para a impressora conectada ao sistema</w:delText>
              </w:r>
            </w:del>
          </w:p>
        </w:tc>
      </w:tr>
    </w:tbl>
    <w:p w14:paraId="575B8930" w14:textId="38557426" w:rsidR="00341B5B" w:rsidDel="00FA4964" w:rsidRDefault="00341B5B">
      <w:pPr>
        <w:widowControl/>
        <w:pBdr>
          <w:top w:val="nil"/>
          <w:left w:val="nil"/>
          <w:bottom w:val="nil"/>
          <w:right w:val="nil"/>
          <w:between w:val="nil"/>
        </w:pBdr>
        <w:spacing w:line="240" w:lineRule="auto"/>
        <w:jc w:val="both"/>
        <w:rPr>
          <w:del w:id="1362" w:author="Igor Santiago" w:date="2022-06-09T01:05:00Z"/>
          <w:color w:val="0070C0"/>
        </w:rPr>
      </w:pPr>
    </w:p>
    <w:p w14:paraId="6DAAE3AE" w14:textId="102EB3E2" w:rsidR="00341B5B" w:rsidDel="00FA4964" w:rsidRDefault="003E6BDD">
      <w:pPr>
        <w:widowControl/>
        <w:pBdr>
          <w:top w:val="nil"/>
          <w:left w:val="nil"/>
          <w:bottom w:val="nil"/>
          <w:right w:val="nil"/>
          <w:between w:val="nil"/>
        </w:pBdr>
        <w:spacing w:line="240" w:lineRule="auto"/>
        <w:ind w:left="708"/>
        <w:jc w:val="both"/>
        <w:rPr>
          <w:del w:id="1363" w:author="Igor Santiago" w:date="2022-06-09T01:05:00Z"/>
          <w:color w:val="0070C0"/>
        </w:rPr>
      </w:pPr>
      <w:del w:id="1364" w:author="Igor Santiago" w:date="2022-06-09T01:05:00Z">
        <w:r w:rsidDel="00FA4964">
          <w:rPr>
            <w:color w:val="0070C0"/>
          </w:rPr>
          <w:delText>Para cada interface de hardware é necessario descrever os atores que a utilizam, a fonte de dados entrada o destino dos dados de saída e o formato dos dados que nela trafegam, além dos relacionamentos com as demais interfaces do sistema.</w:delText>
        </w:r>
      </w:del>
    </w:p>
    <w:p w14:paraId="4FED83F8" w14:textId="6AB79B59" w:rsidR="00341B5B" w:rsidDel="00FA4964" w:rsidRDefault="00341B5B">
      <w:pPr>
        <w:widowControl/>
        <w:pBdr>
          <w:top w:val="nil"/>
          <w:left w:val="nil"/>
          <w:bottom w:val="nil"/>
          <w:right w:val="nil"/>
          <w:between w:val="nil"/>
        </w:pBdr>
        <w:spacing w:line="240" w:lineRule="auto"/>
        <w:ind w:left="708"/>
        <w:jc w:val="both"/>
        <w:rPr>
          <w:del w:id="1365" w:author="Igor Santiago" w:date="2022-06-09T01:05:00Z"/>
          <w:color w:val="0070C0"/>
        </w:rPr>
      </w:pPr>
    </w:p>
    <w:p w14:paraId="65ECA160" w14:textId="06FA6DFF" w:rsidR="00341B5B" w:rsidDel="00FA4964" w:rsidRDefault="003E6BDD">
      <w:pPr>
        <w:pStyle w:val="Ttulo3"/>
        <w:numPr>
          <w:ilvl w:val="2"/>
          <w:numId w:val="9"/>
        </w:numPr>
        <w:rPr>
          <w:del w:id="1366" w:author="Igor Santiago" w:date="2022-06-09T01:05:00Z"/>
          <w:color w:val="0070C0"/>
        </w:rPr>
      </w:pPr>
      <w:del w:id="1367" w:author="Igor Santiago" w:date="2022-06-09T01:05:00Z">
        <w:r w:rsidDel="00FA4964">
          <w:rPr>
            <w:color w:val="0070C0"/>
          </w:rPr>
          <w:lastRenderedPageBreak/>
          <w:delText>Interface com o Servidor de Documentos</w:delText>
        </w:r>
      </w:del>
    </w:p>
    <w:p w14:paraId="41F7C960" w14:textId="3CC0918F" w:rsidR="00341B5B" w:rsidDel="00FA4964" w:rsidRDefault="003E6BDD">
      <w:pPr>
        <w:widowControl/>
        <w:pBdr>
          <w:top w:val="nil"/>
          <w:left w:val="nil"/>
          <w:bottom w:val="nil"/>
          <w:right w:val="nil"/>
          <w:between w:val="nil"/>
        </w:pBdr>
        <w:spacing w:line="240" w:lineRule="auto"/>
        <w:ind w:left="708"/>
        <w:jc w:val="both"/>
        <w:rPr>
          <w:del w:id="1368" w:author="Igor Santiago" w:date="2022-06-09T01:05:00Z"/>
          <w:color w:val="0070C0"/>
        </w:rPr>
      </w:pPr>
      <w:del w:id="1369" w:author="Igor Santiago" w:date="2022-06-09T01:05:00Z">
        <w:r w:rsidDel="00FA4964">
          <w:rPr>
            <w:color w:val="0070C0"/>
          </w:rPr>
          <w:tab/>
          <w:delText>Será necessário uma conexão de rede, com privilégio de leitura, ao servidor que executa o diretório de documentos para aquisição de dados em diretório compartilhado.</w:delText>
        </w:r>
      </w:del>
    </w:p>
    <w:p w14:paraId="59F5381F" w14:textId="429CF46A" w:rsidR="00341B5B" w:rsidDel="00FA4964" w:rsidRDefault="00341B5B">
      <w:pPr>
        <w:rPr>
          <w:del w:id="1370" w:author="Igor Santiago" w:date="2022-06-09T01:05:00Z"/>
        </w:rPr>
      </w:pPr>
    </w:p>
    <w:p w14:paraId="2F76EBB5" w14:textId="711FD005" w:rsidR="00341B5B" w:rsidDel="00FA4964" w:rsidRDefault="003E6BDD">
      <w:pPr>
        <w:pStyle w:val="Ttulo4"/>
        <w:numPr>
          <w:ilvl w:val="3"/>
          <w:numId w:val="9"/>
        </w:numPr>
        <w:rPr>
          <w:del w:id="1371" w:author="Igor Santiago" w:date="2022-06-09T01:05:00Z"/>
          <w:color w:val="0070C0"/>
        </w:rPr>
      </w:pPr>
      <w:del w:id="1372" w:author="Igor Santiago" w:date="2022-06-09T01:05:00Z">
        <w:r w:rsidDel="00FA4964">
          <w:rPr>
            <w:color w:val="0070C0"/>
          </w:rPr>
          <w:delText>Fonte de Entrada</w:delText>
        </w:r>
      </w:del>
    </w:p>
    <w:p w14:paraId="003D4E8F" w14:textId="0DBE7D6E" w:rsidR="00341B5B" w:rsidDel="00FA4964" w:rsidRDefault="003E6BDD">
      <w:pPr>
        <w:widowControl/>
        <w:pBdr>
          <w:top w:val="nil"/>
          <w:left w:val="nil"/>
          <w:bottom w:val="nil"/>
          <w:right w:val="nil"/>
          <w:between w:val="nil"/>
        </w:pBdr>
        <w:spacing w:line="240" w:lineRule="auto"/>
        <w:ind w:left="708"/>
        <w:jc w:val="both"/>
        <w:rPr>
          <w:del w:id="1373" w:author="Igor Santiago" w:date="2022-06-09T01:05:00Z"/>
          <w:color w:val="0070C0"/>
        </w:rPr>
      </w:pPr>
      <w:del w:id="1374" w:author="Igor Santiago" w:date="2022-06-09T01:05:00Z">
        <w:r w:rsidDel="00FA4964">
          <w:rPr>
            <w:color w:val="0070C0"/>
          </w:rPr>
          <w:delText xml:space="preserve">Como o servidor documentos executa no no sistema operacional Linux, os arquivos serão compartilhado via o software SAMBA. </w:delText>
        </w:r>
      </w:del>
    </w:p>
    <w:p w14:paraId="4AFB6238" w14:textId="5FDE9909" w:rsidR="00341B5B" w:rsidDel="00FA4964" w:rsidRDefault="00341B5B">
      <w:pPr>
        <w:widowControl/>
        <w:pBdr>
          <w:top w:val="nil"/>
          <w:left w:val="nil"/>
          <w:bottom w:val="nil"/>
          <w:right w:val="nil"/>
          <w:between w:val="nil"/>
        </w:pBdr>
        <w:tabs>
          <w:tab w:val="right" w:pos="9922"/>
        </w:tabs>
        <w:spacing w:line="240" w:lineRule="auto"/>
        <w:rPr>
          <w:del w:id="1375" w:author="Igor Santiago" w:date="2022-06-09T01:05:00Z"/>
          <w:b/>
          <w:color w:val="0070C0"/>
          <w:sz w:val="22"/>
          <w:szCs w:val="22"/>
        </w:rPr>
      </w:pPr>
    </w:p>
    <w:p w14:paraId="28F3E6DF" w14:textId="4FE83BF0" w:rsidR="00341B5B" w:rsidDel="00FA4964" w:rsidRDefault="003E6BDD">
      <w:pPr>
        <w:pStyle w:val="Ttulo4"/>
        <w:numPr>
          <w:ilvl w:val="3"/>
          <w:numId w:val="9"/>
        </w:numPr>
        <w:rPr>
          <w:del w:id="1376" w:author="Igor Santiago" w:date="2022-06-09T01:05:00Z"/>
          <w:color w:val="0070C0"/>
        </w:rPr>
      </w:pPr>
      <w:del w:id="1377" w:author="Igor Santiago" w:date="2022-06-09T01:05:00Z">
        <w:r w:rsidDel="00FA4964">
          <w:rPr>
            <w:color w:val="0070C0"/>
          </w:rPr>
          <w:delText>Destino de Saída</w:delText>
        </w:r>
      </w:del>
    </w:p>
    <w:p w14:paraId="2FECC9C9" w14:textId="6F6D6CF5" w:rsidR="00341B5B" w:rsidDel="00FA4964" w:rsidRDefault="003E6BDD">
      <w:pPr>
        <w:widowControl/>
        <w:pBdr>
          <w:top w:val="nil"/>
          <w:left w:val="nil"/>
          <w:bottom w:val="nil"/>
          <w:right w:val="nil"/>
          <w:between w:val="nil"/>
        </w:pBdr>
        <w:spacing w:line="240" w:lineRule="auto"/>
        <w:ind w:left="708"/>
        <w:jc w:val="both"/>
        <w:rPr>
          <w:del w:id="1378" w:author="Igor Santiago" w:date="2022-06-09T01:05:00Z"/>
          <w:color w:val="0070C0"/>
        </w:rPr>
      </w:pPr>
      <w:del w:id="1379" w:author="Igor Santiago" w:date="2022-06-09T01:05:00Z">
        <w:r w:rsidDel="00FA4964">
          <w:rPr>
            <w:color w:val="0070C0"/>
          </w:rPr>
          <w:delText>Não se aplica.</w:delText>
        </w:r>
      </w:del>
    </w:p>
    <w:p w14:paraId="2A05F684" w14:textId="53F9D5D5" w:rsidR="00341B5B" w:rsidDel="00FA4964" w:rsidRDefault="00341B5B">
      <w:pPr>
        <w:widowControl/>
        <w:pBdr>
          <w:top w:val="nil"/>
          <w:left w:val="nil"/>
          <w:bottom w:val="nil"/>
          <w:right w:val="nil"/>
          <w:between w:val="nil"/>
        </w:pBdr>
        <w:tabs>
          <w:tab w:val="right" w:pos="9922"/>
        </w:tabs>
        <w:spacing w:line="240" w:lineRule="auto"/>
        <w:rPr>
          <w:del w:id="1380" w:author="Igor Santiago" w:date="2022-06-09T01:05:00Z"/>
          <w:b/>
          <w:color w:val="0070C0"/>
          <w:sz w:val="22"/>
          <w:szCs w:val="22"/>
        </w:rPr>
      </w:pPr>
    </w:p>
    <w:p w14:paraId="41CEFF45" w14:textId="6F5E5D37" w:rsidR="00341B5B" w:rsidDel="00FA4964" w:rsidRDefault="003E6BDD">
      <w:pPr>
        <w:pStyle w:val="Ttulo4"/>
        <w:numPr>
          <w:ilvl w:val="3"/>
          <w:numId w:val="9"/>
        </w:numPr>
        <w:rPr>
          <w:del w:id="1381" w:author="Igor Santiago" w:date="2022-06-09T01:05:00Z"/>
          <w:color w:val="0070C0"/>
        </w:rPr>
      </w:pPr>
      <w:del w:id="1382" w:author="Igor Santiago" w:date="2022-06-09T01:05:00Z">
        <w:r w:rsidDel="00FA4964">
          <w:rPr>
            <w:color w:val="0070C0"/>
          </w:rPr>
          <w:delText>Relacionamento com outras interfaces</w:delText>
        </w:r>
      </w:del>
    </w:p>
    <w:p w14:paraId="3D23C153" w14:textId="1660B79A" w:rsidR="00341B5B" w:rsidDel="00FA4964" w:rsidRDefault="003E6BDD">
      <w:pPr>
        <w:widowControl/>
        <w:pBdr>
          <w:top w:val="nil"/>
          <w:left w:val="nil"/>
          <w:bottom w:val="nil"/>
          <w:right w:val="nil"/>
          <w:between w:val="nil"/>
        </w:pBdr>
        <w:spacing w:line="240" w:lineRule="auto"/>
        <w:ind w:left="708"/>
        <w:jc w:val="both"/>
        <w:rPr>
          <w:del w:id="1383" w:author="Igor Santiago" w:date="2022-06-09T01:05:00Z"/>
          <w:color w:val="0070C0"/>
        </w:rPr>
      </w:pPr>
      <w:del w:id="1384" w:author="Igor Santiago" w:date="2022-06-09T01:05:00Z">
        <w:r w:rsidDel="00FA4964">
          <w:rPr>
            <w:color w:val="0070C0"/>
          </w:rPr>
          <w:delText>Não se aplica.</w:delText>
        </w:r>
      </w:del>
    </w:p>
    <w:p w14:paraId="1FBC5D07" w14:textId="17704CFD" w:rsidR="00341B5B" w:rsidDel="00FA4964" w:rsidRDefault="00341B5B">
      <w:pPr>
        <w:widowControl/>
        <w:pBdr>
          <w:top w:val="nil"/>
          <w:left w:val="nil"/>
          <w:bottom w:val="nil"/>
          <w:right w:val="nil"/>
          <w:between w:val="nil"/>
        </w:pBdr>
        <w:tabs>
          <w:tab w:val="right" w:pos="9922"/>
        </w:tabs>
        <w:spacing w:line="240" w:lineRule="auto"/>
        <w:rPr>
          <w:del w:id="1385" w:author="Igor Santiago" w:date="2022-06-09T01:05:00Z"/>
          <w:b/>
          <w:color w:val="0070C0"/>
          <w:sz w:val="22"/>
          <w:szCs w:val="22"/>
        </w:rPr>
      </w:pPr>
    </w:p>
    <w:p w14:paraId="1849A126" w14:textId="055EC242" w:rsidR="00341B5B" w:rsidDel="00FA4964" w:rsidRDefault="003E6BDD">
      <w:pPr>
        <w:pStyle w:val="Ttulo4"/>
        <w:numPr>
          <w:ilvl w:val="3"/>
          <w:numId w:val="9"/>
        </w:numPr>
        <w:rPr>
          <w:del w:id="1386" w:author="Igor Santiago" w:date="2022-06-09T01:05:00Z"/>
          <w:color w:val="0070C0"/>
        </w:rPr>
      </w:pPr>
      <w:del w:id="1387" w:author="Igor Santiago" w:date="2022-06-09T01:05:00Z">
        <w:r w:rsidDel="00FA4964">
          <w:rPr>
            <w:color w:val="0070C0"/>
          </w:rPr>
          <w:delText>Formato</w:delText>
        </w:r>
      </w:del>
    </w:p>
    <w:p w14:paraId="5BB7ECD8" w14:textId="37CA9BE6" w:rsidR="00341B5B" w:rsidDel="00FA4964" w:rsidRDefault="003E6BDD">
      <w:pPr>
        <w:widowControl/>
        <w:pBdr>
          <w:top w:val="nil"/>
          <w:left w:val="nil"/>
          <w:bottom w:val="nil"/>
          <w:right w:val="nil"/>
          <w:between w:val="nil"/>
        </w:pBdr>
        <w:spacing w:line="240" w:lineRule="auto"/>
        <w:ind w:left="708"/>
        <w:jc w:val="both"/>
        <w:rPr>
          <w:del w:id="1388" w:author="Igor Santiago" w:date="2022-06-09T01:05:00Z"/>
          <w:color w:val="0070C0"/>
        </w:rPr>
      </w:pPr>
      <w:del w:id="1389" w:author="Igor Santiago" w:date="2022-06-09T01:05:00Z">
        <w:r w:rsidDel="00FA4964">
          <w:rPr>
            <w:color w:val="0070C0"/>
          </w:rPr>
          <w:delText>Não se aplica.</w:delText>
        </w:r>
      </w:del>
    </w:p>
    <w:p w14:paraId="3A060398" w14:textId="72CB9CCB" w:rsidR="00341B5B" w:rsidDel="00FA4964" w:rsidRDefault="00341B5B">
      <w:pPr>
        <w:widowControl/>
        <w:pBdr>
          <w:top w:val="nil"/>
          <w:left w:val="nil"/>
          <w:bottom w:val="nil"/>
          <w:right w:val="nil"/>
          <w:between w:val="nil"/>
        </w:pBdr>
        <w:tabs>
          <w:tab w:val="right" w:pos="9922"/>
        </w:tabs>
        <w:spacing w:line="240" w:lineRule="auto"/>
        <w:rPr>
          <w:del w:id="1390" w:author="Igor Santiago" w:date="2022-06-09T01:05:00Z"/>
          <w:b/>
          <w:color w:val="0070C0"/>
          <w:sz w:val="22"/>
          <w:szCs w:val="22"/>
        </w:rPr>
      </w:pPr>
    </w:p>
    <w:p w14:paraId="13C4B1FE" w14:textId="44473293" w:rsidR="00341B5B" w:rsidDel="00FA4964" w:rsidRDefault="003E6BDD">
      <w:pPr>
        <w:pStyle w:val="Ttulo2"/>
        <w:numPr>
          <w:ilvl w:val="1"/>
          <w:numId w:val="9"/>
        </w:numPr>
        <w:rPr>
          <w:del w:id="1391" w:author="Igor Santiago" w:date="2022-06-09T01:05:00Z"/>
          <w:color w:val="0070C0"/>
        </w:rPr>
      </w:pPr>
      <w:del w:id="1392" w:author="Igor Santiago" w:date="2022-06-09T01:05:00Z">
        <w:r w:rsidDel="00FA4964">
          <w:rPr>
            <w:color w:val="0070C0"/>
          </w:rPr>
          <w:delText>Interfaces de Software</w:delText>
        </w:r>
      </w:del>
    </w:p>
    <w:p w14:paraId="7BED1398" w14:textId="7A6BFB94" w:rsidR="00341B5B" w:rsidDel="00FA4964" w:rsidRDefault="00341B5B">
      <w:pPr>
        <w:widowControl/>
        <w:pBdr>
          <w:top w:val="nil"/>
          <w:left w:val="nil"/>
          <w:bottom w:val="nil"/>
          <w:right w:val="nil"/>
          <w:between w:val="nil"/>
        </w:pBdr>
        <w:tabs>
          <w:tab w:val="right" w:pos="9922"/>
        </w:tabs>
        <w:spacing w:line="240" w:lineRule="auto"/>
        <w:rPr>
          <w:del w:id="1393" w:author="Igor Santiago" w:date="2022-06-09T01:05:00Z"/>
          <w:b/>
          <w:color w:val="0070C0"/>
          <w:sz w:val="22"/>
          <w:szCs w:val="22"/>
        </w:rPr>
      </w:pPr>
    </w:p>
    <w:p w14:paraId="5115A282" w14:textId="4ABBB37B" w:rsidR="00341B5B" w:rsidDel="00FA4964" w:rsidRDefault="003E6BDD">
      <w:pPr>
        <w:widowControl/>
        <w:pBdr>
          <w:top w:val="nil"/>
          <w:left w:val="nil"/>
          <w:bottom w:val="nil"/>
          <w:right w:val="nil"/>
          <w:between w:val="nil"/>
        </w:pBdr>
        <w:spacing w:line="240" w:lineRule="auto"/>
        <w:ind w:left="708"/>
        <w:jc w:val="both"/>
        <w:rPr>
          <w:del w:id="1394" w:author="Igor Santiago" w:date="2022-06-09T01:05:00Z"/>
          <w:color w:val="0070C0"/>
        </w:rPr>
      </w:pPr>
      <w:del w:id="1395" w:author="Igor Santiago" w:date="2022-06-09T01:05:00Z">
        <w:r w:rsidDel="00FA4964">
          <w:rPr>
            <w:color w:val="0070C0"/>
          </w:rPr>
          <w:delText xml:space="preserve">Descreve-se aqui a comunicação do sistema com algum outro sistema. </w:delText>
        </w:r>
      </w:del>
    </w:p>
    <w:p w14:paraId="46082B78" w14:textId="1DE1494E" w:rsidR="00341B5B" w:rsidDel="00FA4964" w:rsidRDefault="00341B5B">
      <w:pPr>
        <w:widowControl/>
        <w:spacing w:line="240" w:lineRule="auto"/>
        <w:jc w:val="center"/>
        <w:rPr>
          <w:del w:id="1396" w:author="Igor Santiago" w:date="2022-06-09T01:05:00Z"/>
          <w:color w:val="0070C0"/>
        </w:rPr>
      </w:pPr>
    </w:p>
    <w:p w14:paraId="4278770E" w14:textId="55979629" w:rsidR="00341B5B" w:rsidDel="00FA4964" w:rsidRDefault="003E6BDD">
      <w:pPr>
        <w:widowControl/>
        <w:spacing w:line="240" w:lineRule="auto"/>
        <w:jc w:val="center"/>
        <w:rPr>
          <w:del w:id="1397" w:author="Igor Santiago" w:date="2022-06-09T01:05:00Z"/>
          <w:b/>
          <w:color w:val="0070C0"/>
        </w:rPr>
      </w:pPr>
      <w:del w:id="1398" w:author="Igor Santiago" w:date="2022-06-09T01:05:00Z">
        <w:r w:rsidDel="00FA4964">
          <w:rPr>
            <w:b/>
            <w:color w:val="0070C0"/>
          </w:rPr>
          <w:delText>Tabela 7: Lista de Interfaces de Hardware</w:delText>
        </w:r>
      </w:del>
    </w:p>
    <w:tbl>
      <w:tblPr>
        <w:tblStyle w:val="a6"/>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72"/>
        <w:gridCol w:w="1470"/>
        <w:gridCol w:w="1640"/>
        <w:gridCol w:w="2447"/>
        <w:gridCol w:w="2831"/>
      </w:tblGrid>
      <w:tr w:rsidR="00341B5B" w:rsidDel="00FA4964" w14:paraId="4DB1DC91" w14:textId="177CB7ED">
        <w:trPr>
          <w:tblHeader/>
          <w:jc w:val="center"/>
          <w:del w:id="1399" w:author="Igor Santiago" w:date="2022-06-09T01:05:00Z"/>
        </w:trPr>
        <w:tc>
          <w:tcPr>
            <w:tcW w:w="972" w:type="dxa"/>
            <w:shd w:val="clear" w:color="auto" w:fill="003366"/>
            <w:vAlign w:val="center"/>
          </w:tcPr>
          <w:p w14:paraId="227C3379" w14:textId="49DF5178" w:rsidR="00341B5B" w:rsidDel="00FA4964" w:rsidRDefault="003E6BDD">
            <w:pPr>
              <w:jc w:val="center"/>
              <w:rPr>
                <w:del w:id="1400" w:author="Igor Santiago" w:date="2022-06-09T01:05:00Z"/>
                <w:b/>
                <w:color w:val="FFFFFF"/>
              </w:rPr>
            </w:pPr>
            <w:del w:id="1401" w:author="Igor Santiago" w:date="2022-06-09T01:05:00Z">
              <w:r w:rsidDel="00FA4964">
                <w:rPr>
                  <w:b/>
                  <w:color w:val="FFFFFF"/>
                </w:rPr>
                <w:delText>Número</w:delText>
              </w:r>
            </w:del>
          </w:p>
        </w:tc>
        <w:tc>
          <w:tcPr>
            <w:tcW w:w="1470" w:type="dxa"/>
            <w:shd w:val="clear" w:color="auto" w:fill="003366"/>
            <w:vAlign w:val="center"/>
          </w:tcPr>
          <w:p w14:paraId="11CF6534" w14:textId="58545F83" w:rsidR="00341B5B" w:rsidDel="00FA4964" w:rsidRDefault="003E6BDD">
            <w:pPr>
              <w:jc w:val="center"/>
              <w:rPr>
                <w:del w:id="1402" w:author="Igor Santiago" w:date="2022-06-09T01:05:00Z"/>
                <w:b/>
              </w:rPr>
            </w:pPr>
            <w:del w:id="1403" w:author="Igor Santiago" w:date="2022-06-09T01:05:00Z">
              <w:r w:rsidDel="00FA4964">
                <w:rPr>
                  <w:b/>
                </w:rPr>
                <w:delText>Interface</w:delText>
              </w:r>
            </w:del>
          </w:p>
        </w:tc>
        <w:tc>
          <w:tcPr>
            <w:tcW w:w="1640" w:type="dxa"/>
            <w:shd w:val="clear" w:color="auto" w:fill="003366"/>
          </w:tcPr>
          <w:p w14:paraId="5C6A30DD" w14:textId="4D4E567A" w:rsidR="00341B5B" w:rsidDel="00FA4964" w:rsidRDefault="003E6BDD">
            <w:pPr>
              <w:jc w:val="center"/>
              <w:rPr>
                <w:del w:id="1404" w:author="Igor Santiago" w:date="2022-06-09T01:05:00Z"/>
                <w:b/>
                <w:color w:val="FFFFFF"/>
              </w:rPr>
            </w:pPr>
            <w:del w:id="1405" w:author="Igor Santiago" w:date="2022-06-09T01:05:00Z">
              <w:r w:rsidDel="00FA4964">
                <w:rPr>
                  <w:b/>
                  <w:color w:val="FFFFFF"/>
                </w:rPr>
                <w:delText>Atores</w:delText>
              </w:r>
            </w:del>
          </w:p>
        </w:tc>
        <w:tc>
          <w:tcPr>
            <w:tcW w:w="2447" w:type="dxa"/>
            <w:shd w:val="clear" w:color="auto" w:fill="003366"/>
          </w:tcPr>
          <w:p w14:paraId="70E1783B" w14:textId="48733F4A" w:rsidR="00341B5B" w:rsidDel="00FA4964" w:rsidRDefault="003E6BDD">
            <w:pPr>
              <w:jc w:val="center"/>
              <w:rPr>
                <w:del w:id="1406" w:author="Igor Santiago" w:date="2022-06-09T01:05:00Z"/>
                <w:b/>
                <w:color w:val="FFFFFF"/>
              </w:rPr>
            </w:pPr>
            <w:del w:id="1407" w:author="Igor Santiago" w:date="2022-06-09T01:05:00Z">
              <w:r w:rsidDel="00FA4964">
                <w:rPr>
                  <w:b/>
                </w:rPr>
                <w:delText>Caso de Uso</w:delText>
              </w:r>
            </w:del>
          </w:p>
        </w:tc>
        <w:tc>
          <w:tcPr>
            <w:tcW w:w="2831" w:type="dxa"/>
            <w:shd w:val="clear" w:color="auto" w:fill="003366"/>
            <w:vAlign w:val="center"/>
          </w:tcPr>
          <w:p w14:paraId="14CE697F" w14:textId="3F902232" w:rsidR="00341B5B" w:rsidDel="00FA4964" w:rsidRDefault="003E6BDD">
            <w:pPr>
              <w:jc w:val="center"/>
              <w:rPr>
                <w:del w:id="1408" w:author="Igor Santiago" w:date="2022-06-09T01:05:00Z"/>
                <w:b/>
                <w:color w:val="FFFFFF"/>
              </w:rPr>
            </w:pPr>
            <w:del w:id="1409" w:author="Igor Santiago" w:date="2022-06-09T01:05:00Z">
              <w:r w:rsidDel="00FA4964">
                <w:rPr>
                  <w:b/>
                  <w:color w:val="FFFFFF"/>
                </w:rPr>
                <w:delText>Des</w:delText>
              </w:r>
              <w:r w:rsidDel="00FA4964">
                <w:rPr>
                  <w:b/>
                </w:rPr>
                <w:delText>cri</w:delText>
              </w:r>
              <w:r w:rsidDel="00FA4964">
                <w:rPr>
                  <w:b/>
                  <w:color w:val="FFFFFF"/>
                </w:rPr>
                <w:delText>ção</w:delText>
              </w:r>
            </w:del>
          </w:p>
        </w:tc>
      </w:tr>
      <w:tr w:rsidR="00341B5B" w:rsidDel="00FA4964" w14:paraId="3C099370" w14:textId="64529AE0">
        <w:trPr>
          <w:cantSplit/>
          <w:jc w:val="center"/>
          <w:del w:id="1410" w:author="Igor Santiago" w:date="2022-06-09T01:05:00Z"/>
        </w:trPr>
        <w:tc>
          <w:tcPr>
            <w:tcW w:w="972" w:type="dxa"/>
            <w:vAlign w:val="center"/>
          </w:tcPr>
          <w:p w14:paraId="3B677FB1" w14:textId="31A0BA06" w:rsidR="00341B5B" w:rsidDel="00FA4964" w:rsidRDefault="003E6BDD">
            <w:pPr>
              <w:widowControl/>
              <w:pBdr>
                <w:top w:val="nil"/>
                <w:left w:val="nil"/>
                <w:bottom w:val="nil"/>
                <w:right w:val="nil"/>
                <w:between w:val="nil"/>
              </w:pBdr>
              <w:spacing w:before="120" w:after="120" w:line="240" w:lineRule="auto"/>
              <w:rPr>
                <w:del w:id="1411" w:author="Igor Santiago" w:date="2022-06-09T01:05:00Z"/>
                <w:color w:val="000000"/>
              </w:rPr>
            </w:pPr>
            <w:del w:id="1412" w:author="Igor Santiago" w:date="2022-06-09T01:05:00Z">
              <w:r w:rsidDel="00FA4964">
                <w:rPr>
                  <w:color w:val="000000"/>
                </w:rPr>
                <w:delText>1</w:delText>
              </w:r>
            </w:del>
          </w:p>
        </w:tc>
        <w:tc>
          <w:tcPr>
            <w:tcW w:w="1470" w:type="dxa"/>
            <w:vAlign w:val="center"/>
          </w:tcPr>
          <w:p w14:paraId="0C9A7B0D" w14:textId="5D027EAA" w:rsidR="00341B5B" w:rsidDel="00FA4964" w:rsidRDefault="003E6BDD">
            <w:pPr>
              <w:widowControl/>
              <w:pBdr>
                <w:top w:val="nil"/>
                <w:left w:val="nil"/>
                <w:bottom w:val="nil"/>
                <w:right w:val="nil"/>
                <w:between w:val="nil"/>
              </w:pBdr>
              <w:spacing w:before="120" w:after="120" w:line="240" w:lineRule="auto"/>
              <w:rPr>
                <w:del w:id="1413" w:author="Igor Santiago" w:date="2022-06-09T01:05:00Z"/>
                <w:color w:val="0070C0"/>
              </w:rPr>
            </w:pPr>
            <w:del w:id="1414" w:author="Igor Santiago" w:date="2022-06-09T01:05:00Z">
              <w:r w:rsidDel="00FA4964">
                <w:rPr>
                  <w:color w:val="0070C0"/>
                </w:rPr>
                <w:delText>Diretório de Mapas</w:delText>
              </w:r>
            </w:del>
          </w:p>
        </w:tc>
        <w:tc>
          <w:tcPr>
            <w:tcW w:w="1640" w:type="dxa"/>
          </w:tcPr>
          <w:p w14:paraId="1D6F5BB8" w14:textId="43C221B0" w:rsidR="00341B5B" w:rsidDel="00FA4964" w:rsidRDefault="00341B5B">
            <w:pPr>
              <w:widowControl/>
              <w:pBdr>
                <w:top w:val="nil"/>
                <w:left w:val="nil"/>
                <w:bottom w:val="nil"/>
                <w:right w:val="nil"/>
                <w:between w:val="nil"/>
              </w:pBdr>
              <w:spacing w:before="120" w:after="120" w:line="240" w:lineRule="auto"/>
              <w:rPr>
                <w:del w:id="1415" w:author="Igor Santiago" w:date="2022-06-09T01:05:00Z"/>
                <w:color w:val="0070C0"/>
              </w:rPr>
            </w:pPr>
          </w:p>
          <w:p w14:paraId="541E6BF2" w14:textId="71FC4731" w:rsidR="00341B5B" w:rsidDel="00FA4964" w:rsidRDefault="003E6BDD">
            <w:pPr>
              <w:widowControl/>
              <w:pBdr>
                <w:top w:val="nil"/>
                <w:left w:val="nil"/>
                <w:bottom w:val="nil"/>
                <w:right w:val="nil"/>
                <w:between w:val="nil"/>
              </w:pBdr>
              <w:spacing w:before="120" w:after="120" w:line="240" w:lineRule="auto"/>
              <w:rPr>
                <w:del w:id="1416" w:author="Igor Santiago" w:date="2022-06-09T01:05:00Z"/>
                <w:color w:val="0070C0"/>
              </w:rPr>
            </w:pPr>
            <w:del w:id="1417" w:author="Igor Santiago" w:date="2022-06-09T01:05:00Z">
              <w:r w:rsidDel="00FA4964">
                <w:rPr>
                  <w:color w:val="0070C0"/>
                </w:rPr>
                <w:delText>Administrador</w:delText>
              </w:r>
            </w:del>
          </w:p>
        </w:tc>
        <w:tc>
          <w:tcPr>
            <w:tcW w:w="2447" w:type="dxa"/>
          </w:tcPr>
          <w:p w14:paraId="2E201568" w14:textId="6CFC3D9E" w:rsidR="00341B5B" w:rsidDel="00FA4964" w:rsidRDefault="003E6BDD">
            <w:pPr>
              <w:widowControl/>
              <w:pBdr>
                <w:top w:val="nil"/>
                <w:left w:val="nil"/>
                <w:bottom w:val="nil"/>
                <w:right w:val="nil"/>
                <w:between w:val="nil"/>
              </w:pBdr>
              <w:spacing w:before="120" w:after="120" w:line="240" w:lineRule="auto"/>
              <w:rPr>
                <w:del w:id="1418" w:author="Igor Santiago" w:date="2022-06-09T01:05:00Z"/>
                <w:color w:val="0070C0"/>
              </w:rPr>
            </w:pPr>
            <w:del w:id="1419" w:author="Igor Santiago" w:date="2022-06-09T01:05:00Z">
              <w:r w:rsidDel="00FA4964">
                <w:rPr>
                  <w:color w:val="0070C0"/>
                </w:rPr>
                <w:delText>Atualiza</w:delText>
              </w:r>
              <w:r w:rsidDel="00FA4964">
                <w:rPr>
                  <w:color w:val="0070C0"/>
                  <w:sz w:val="18"/>
                  <w:szCs w:val="18"/>
                </w:rPr>
                <w:delText>cão de Mapa Topografico</w:delText>
              </w:r>
            </w:del>
          </w:p>
        </w:tc>
        <w:tc>
          <w:tcPr>
            <w:tcW w:w="2831" w:type="dxa"/>
            <w:vAlign w:val="center"/>
          </w:tcPr>
          <w:p w14:paraId="1FE1FF3D" w14:textId="0869F7C3" w:rsidR="00341B5B" w:rsidDel="00FA4964" w:rsidRDefault="003E6BDD">
            <w:pPr>
              <w:widowControl/>
              <w:pBdr>
                <w:top w:val="nil"/>
                <w:left w:val="nil"/>
                <w:bottom w:val="nil"/>
                <w:right w:val="nil"/>
                <w:between w:val="nil"/>
              </w:pBdr>
              <w:spacing w:before="120" w:after="120" w:line="240" w:lineRule="auto"/>
              <w:rPr>
                <w:del w:id="1420" w:author="Igor Santiago" w:date="2022-06-09T01:05:00Z"/>
                <w:color w:val="0070C0"/>
              </w:rPr>
            </w:pPr>
            <w:del w:id="1421" w:author="Igor Santiago" w:date="2022-06-09T01:05:00Z">
              <w:r w:rsidDel="00FA4964">
                <w:rPr>
                  <w:color w:val="0070C0"/>
                </w:rPr>
                <w:delText>Interfa</w:delText>
              </w:r>
              <w:r w:rsidDel="00FA4964">
                <w:rPr>
                  <w:color w:val="0070C0"/>
                  <w:sz w:val="18"/>
                  <w:szCs w:val="18"/>
                </w:rPr>
                <w:delText>ce de integracão com o sistema “Diretorio de Mapas” da empresa XYZ através da qual mapas topograficos podem ser importados</w:delText>
              </w:r>
            </w:del>
          </w:p>
        </w:tc>
      </w:tr>
      <w:tr w:rsidR="00341B5B" w:rsidDel="00FA4964" w14:paraId="7AE7E55C" w14:textId="79F62EB4">
        <w:trPr>
          <w:cantSplit/>
          <w:jc w:val="center"/>
          <w:del w:id="1422" w:author="Igor Santiago" w:date="2022-06-09T01:05:00Z"/>
        </w:trPr>
        <w:tc>
          <w:tcPr>
            <w:tcW w:w="972" w:type="dxa"/>
            <w:vAlign w:val="center"/>
          </w:tcPr>
          <w:p w14:paraId="566A0614" w14:textId="09070EA0" w:rsidR="00341B5B" w:rsidDel="00FA4964" w:rsidRDefault="003E6BDD">
            <w:pPr>
              <w:widowControl/>
              <w:pBdr>
                <w:top w:val="nil"/>
                <w:left w:val="nil"/>
                <w:bottom w:val="nil"/>
                <w:right w:val="nil"/>
                <w:between w:val="nil"/>
              </w:pBdr>
              <w:spacing w:before="120" w:after="120" w:line="240" w:lineRule="auto"/>
              <w:rPr>
                <w:del w:id="1423" w:author="Igor Santiago" w:date="2022-06-09T01:05:00Z"/>
                <w:color w:val="000000"/>
              </w:rPr>
            </w:pPr>
            <w:del w:id="1424" w:author="Igor Santiago" w:date="2022-06-09T01:05:00Z">
              <w:r w:rsidDel="00FA4964">
                <w:rPr>
                  <w:color w:val="000000"/>
                </w:rPr>
                <w:delText>2</w:delText>
              </w:r>
            </w:del>
          </w:p>
        </w:tc>
        <w:tc>
          <w:tcPr>
            <w:tcW w:w="1470" w:type="dxa"/>
            <w:vAlign w:val="center"/>
          </w:tcPr>
          <w:p w14:paraId="3C7817AA" w14:textId="6EC8C685" w:rsidR="00341B5B" w:rsidDel="00FA4964" w:rsidRDefault="00341B5B">
            <w:pPr>
              <w:widowControl/>
              <w:pBdr>
                <w:top w:val="nil"/>
                <w:left w:val="nil"/>
                <w:bottom w:val="nil"/>
                <w:right w:val="nil"/>
                <w:between w:val="nil"/>
              </w:pBdr>
              <w:spacing w:before="120" w:after="120" w:line="240" w:lineRule="auto"/>
              <w:rPr>
                <w:del w:id="1425" w:author="Igor Santiago" w:date="2022-06-09T01:05:00Z"/>
                <w:color w:val="0070C0"/>
              </w:rPr>
            </w:pPr>
          </w:p>
        </w:tc>
        <w:tc>
          <w:tcPr>
            <w:tcW w:w="1640" w:type="dxa"/>
          </w:tcPr>
          <w:p w14:paraId="6630ABE6" w14:textId="2774D793" w:rsidR="00341B5B" w:rsidDel="00FA4964" w:rsidRDefault="00341B5B">
            <w:pPr>
              <w:widowControl/>
              <w:pBdr>
                <w:top w:val="nil"/>
                <w:left w:val="nil"/>
                <w:bottom w:val="nil"/>
                <w:right w:val="nil"/>
                <w:between w:val="nil"/>
              </w:pBdr>
              <w:spacing w:before="120" w:after="120" w:line="240" w:lineRule="auto"/>
              <w:rPr>
                <w:del w:id="1426" w:author="Igor Santiago" w:date="2022-06-09T01:05:00Z"/>
                <w:color w:val="0070C0"/>
              </w:rPr>
            </w:pPr>
          </w:p>
        </w:tc>
        <w:tc>
          <w:tcPr>
            <w:tcW w:w="2447" w:type="dxa"/>
          </w:tcPr>
          <w:p w14:paraId="743F79E8" w14:textId="487EF499" w:rsidR="00341B5B" w:rsidDel="00FA4964" w:rsidRDefault="00341B5B">
            <w:pPr>
              <w:widowControl/>
              <w:pBdr>
                <w:top w:val="nil"/>
                <w:left w:val="nil"/>
                <w:bottom w:val="nil"/>
                <w:right w:val="nil"/>
                <w:between w:val="nil"/>
              </w:pBdr>
              <w:spacing w:before="120" w:after="120" w:line="240" w:lineRule="auto"/>
              <w:rPr>
                <w:del w:id="1427" w:author="Igor Santiago" w:date="2022-06-09T01:05:00Z"/>
                <w:b/>
                <w:color w:val="0070C0"/>
              </w:rPr>
            </w:pPr>
          </w:p>
        </w:tc>
        <w:tc>
          <w:tcPr>
            <w:tcW w:w="2831" w:type="dxa"/>
            <w:vAlign w:val="center"/>
          </w:tcPr>
          <w:p w14:paraId="4234B3F0" w14:textId="497A7563" w:rsidR="00341B5B" w:rsidDel="00FA4964" w:rsidRDefault="00341B5B">
            <w:pPr>
              <w:widowControl/>
              <w:pBdr>
                <w:top w:val="nil"/>
                <w:left w:val="nil"/>
                <w:bottom w:val="nil"/>
                <w:right w:val="nil"/>
                <w:between w:val="nil"/>
              </w:pBdr>
              <w:spacing w:before="120" w:after="120" w:line="240" w:lineRule="auto"/>
              <w:rPr>
                <w:del w:id="1428" w:author="Igor Santiago" w:date="2022-06-09T01:05:00Z"/>
                <w:b/>
                <w:color w:val="0070C0"/>
              </w:rPr>
            </w:pPr>
          </w:p>
        </w:tc>
      </w:tr>
      <w:tr w:rsidR="00341B5B" w:rsidDel="00FA4964" w14:paraId="4C9A4034" w14:textId="1AE833A4">
        <w:trPr>
          <w:cantSplit/>
          <w:jc w:val="center"/>
          <w:del w:id="1429" w:author="Igor Santiago" w:date="2022-06-09T01:05:00Z"/>
        </w:trPr>
        <w:tc>
          <w:tcPr>
            <w:tcW w:w="972" w:type="dxa"/>
            <w:vAlign w:val="center"/>
          </w:tcPr>
          <w:p w14:paraId="2D56FF32" w14:textId="3A275FD4" w:rsidR="00341B5B" w:rsidDel="00FA4964" w:rsidRDefault="003E6BDD">
            <w:pPr>
              <w:widowControl/>
              <w:pBdr>
                <w:top w:val="nil"/>
                <w:left w:val="nil"/>
                <w:bottom w:val="nil"/>
                <w:right w:val="nil"/>
                <w:between w:val="nil"/>
              </w:pBdr>
              <w:spacing w:before="120" w:after="120" w:line="240" w:lineRule="auto"/>
              <w:rPr>
                <w:del w:id="1430" w:author="Igor Santiago" w:date="2022-06-09T01:05:00Z"/>
                <w:color w:val="000000"/>
              </w:rPr>
            </w:pPr>
            <w:del w:id="1431" w:author="Igor Santiago" w:date="2022-06-09T01:05:00Z">
              <w:r w:rsidDel="00FA4964">
                <w:rPr>
                  <w:color w:val="000000"/>
                </w:rPr>
                <w:delText>3</w:delText>
              </w:r>
            </w:del>
          </w:p>
        </w:tc>
        <w:tc>
          <w:tcPr>
            <w:tcW w:w="1470" w:type="dxa"/>
            <w:vAlign w:val="center"/>
          </w:tcPr>
          <w:p w14:paraId="7D88F5E8" w14:textId="139419C4" w:rsidR="00341B5B" w:rsidDel="00FA4964" w:rsidRDefault="00341B5B">
            <w:pPr>
              <w:widowControl/>
              <w:pBdr>
                <w:top w:val="nil"/>
                <w:left w:val="nil"/>
                <w:bottom w:val="nil"/>
                <w:right w:val="nil"/>
                <w:between w:val="nil"/>
              </w:pBdr>
              <w:spacing w:before="120" w:after="120" w:line="240" w:lineRule="auto"/>
              <w:rPr>
                <w:del w:id="1432" w:author="Igor Santiago" w:date="2022-06-09T01:05:00Z"/>
                <w:color w:val="0070C0"/>
              </w:rPr>
            </w:pPr>
          </w:p>
        </w:tc>
        <w:tc>
          <w:tcPr>
            <w:tcW w:w="1640" w:type="dxa"/>
          </w:tcPr>
          <w:p w14:paraId="0A4EAFD5" w14:textId="33AD2E33" w:rsidR="00341B5B" w:rsidDel="00FA4964" w:rsidRDefault="00341B5B">
            <w:pPr>
              <w:widowControl/>
              <w:pBdr>
                <w:top w:val="nil"/>
                <w:left w:val="nil"/>
                <w:bottom w:val="nil"/>
                <w:right w:val="nil"/>
                <w:between w:val="nil"/>
              </w:pBdr>
              <w:spacing w:before="120" w:after="120" w:line="240" w:lineRule="auto"/>
              <w:rPr>
                <w:del w:id="1433" w:author="Igor Santiago" w:date="2022-06-09T01:05:00Z"/>
                <w:color w:val="0070C0"/>
              </w:rPr>
            </w:pPr>
          </w:p>
        </w:tc>
        <w:tc>
          <w:tcPr>
            <w:tcW w:w="2447" w:type="dxa"/>
          </w:tcPr>
          <w:p w14:paraId="07BC3D3F" w14:textId="15D224A2" w:rsidR="00341B5B" w:rsidDel="00FA4964" w:rsidRDefault="00341B5B">
            <w:pPr>
              <w:widowControl/>
              <w:pBdr>
                <w:top w:val="nil"/>
                <w:left w:val="nil"/>
                <w:bottom w:val="nil"/>
                <w:right w:val="nil"/>
                <w:between w:val="nil"/>
              </w:pBdr>
              <w:spacing w:before="120" w:after="120" w:line="240" w:lineRule="auto"/>
              <w:rPr>
                <w:del w:id="1434" w:author="Igor Santiago" w:date="2022-06-09T01:05:00Z"/>
                <w:color w:val="0070C0"/>
              </w:rPr>
            </w:pPr>
          </w:p>
        </w:tc>
        <w:tc>
          <w:tcPr>
            <w:tcW w:w="2831" w:type="dxa"/>
            <w:vAlign w:val="center"/>
          </w:tcPr>
          <w:p w14:paraId="5B865C92" w14:textId="39D426FB" w:rsidR="00341B5B" w:rsidDel="00FA4964" w:rsidRDefault="00341B5B">
            <w:pPr>
              <w:widowControl/>
              <w:pBdr>
                <w:top w:val="nil"/>
                <w:left w:val="nil"/>
                <w:bottom w:val="nil"/>
                <w:right w:val="nil"/>
                <w:between w:val="nil"/>
              </w:pBdr>
              <w:spacing w:before="120" w:after="120" w:line="240" w:lineRule="auto"/>
              <w:rPr>
                <w:del w:id="1435" w:author="Igor Santiago" w:date="2022-06-09T01:05:00Z"/>
                <w:color w:val="0070C0"/>
              </w:rPr>
            </w:pPr>
          </w:p>
        </w:tc>
      </w:tr>
    </w:tbl>
    <w:p w14:paraId="549DEBB2" w14:textId="35C1526C" w:rsidR="00341B5B" w:rsidDel="00FA4964" w:rsidRDefault="00341B5B">
      <w:pPr>
        <w:widowControl/>
        <w:pBdr>
          <w:top w:val="nil"/>
          <w:left w:val="nil"/>
          <w:bottom w:val="nil"/>
          <w:right w:val="nil"/>
          <w:between w:val="nil"/>
        </w:pBdr>
        <w:spacing w:line="240" w:lineRule="auto"/>
        <w:ind w:left="1344" w:hanging="360"/>
        <w:jc w:val="both"/>
        <w:rPr>
          <w:del w:id="1436" w:author="Igor Santiago" w:date="2022-06-09T01:05:00Z"/>
          <w:color w:val="0070C0"/>
        </w:rPr>
      </w:pPr>
    </w:p>
    <w:p w14:paraId="5483D612" w14:textId="60B84C66" w:rsidR="00FA4964" w:rsidRDefault="00FA4964">
      <w:pPr>
        <w:widowControl/>
        <w:pBdr>
          <w:top w:val="nil"/>
          <w:left w:val="nil"/>
          <w:bottom w:val="nil"/>
          <w:right w:val="nil"/>
          <w:between w:val="nil"/>
        </w:pBdr>
        <w:spacing w:line="240" w:lineRule="auto"/>
        <w:jc w:val="both"/>
        <w:rPr>
          <w:ins w:id="1437" w:author="Igor Santiago" w:date="2022-06-09T01:10:00Z"/>
          <w:color w:val="0070C0"/>
        </w:rPr>
      </w:pPr>
    </w:p>
    <w:p w14:paraId="1957D96C" w14:textId="5A3CBB15" w:rsidR="00FA4964" w:rsidRDefault="00FA4964">
      <w:pPr>
        <w:widowControl/>
        <w:pBdr>
          <w:top w:val="nil"/>
          <w:left w:val="nil"/>
          <w:bottom w:val="nil"/>
          <w:right w:val="nil"/>
          <w:between w:val="nil"/>
        </w:pBdr>
        <w:spacing w:line="240" w:lineRule="auto"/>
        <w:jc w:val="both"/>
        <w:rPr>
          <w:ins w:id="1438" w:author="Igor Santiago" w:date="2022-06-09T01:10:00Z"/>
          <w:color w:val="0070C0"/>
        </w:rPr>
      </w:pPr>
    </w:p>
    <w:p w14:paraId="66E1ECF8" w14:textId="044CC5DB" w:rsidR="00FA4964" w:rsidRDefault="00FA4964">
      <w:pPr>
        <w:widowControl/>
        <w:pBdr>
          <w:top w:val="nil"/>
          <w:left w:val="nil"/>
          <w:bottom w:val="nil"/>
          <w:right w:val="nil"/>
          <w:between w:val="nil"/>
        </w:pBdr>
        <w:spacing w:line="240" w:lineRule="auto"/>
        <w:jc w:val="both"/>
        <w:rPr>
          <w:ins w:id="1439" w:author="Igor Santiago" w:date="2022-06-09T01:10:00Z"/>
          <w:color w:val="0070C0"/>
        </w:rPr>
      </w:pPr>
    </w:p>
    <w:p w14:paraId="104F1B48" w14:textId="45D65FE3" w:rsidR="00FA4964" w:rsidRDefault="00FA4964">
      <w:pPr>
        <w:widowControl/>
        <w:pBdr>
          <w:top w:val="nil"/>
          <w:left w:val="nil"/>
          <w:bottom w:val="nil"/>
          <w:right w:val="nil"/>
          <w:between w:val="nil"/>
        </w:pBdr>
        <w:spacing w:line="240" w:lineRule="auto"/>
        <w:jc w:val="both"/>
        <w:rPr>
          <w:ins w:id="1440" w:author="Igor Santiago" w:date="2022-06-09T01:10:00Z"/>
          <w:color w:val="0070C0"/>
        </w:rPr>
      </w:pPr>
    </w:p>
    <w:p w14:paraId="4C297349" w14:textId="6D389FF8" w:rsidR="00FA4964" w:rsidRDefault="00FA4964">
      <w:pPr>
        <w:widowControl/>
        <w:pBdr>
          <w:top w:val="nil"/>
          <w:left w:val="nil"/>
          <w:bottom w:val="nil"/>
          <w:right w:val="nil"/>
          <w:between w:val="nil"/>
        </w:pBdr>
        <w:spacing w:line="240" w:lineRule="auto"/>
        <w:jc w:val="both"/>
        <w:rPr>
          <w:ins w:id="1441" w:author="Igor Santiago" w:date="2022-06-09T01:10:00Z"/>
          <w:color w:val="0070C0"/>
        </w:rPr>
      </w:pPr>
    </w:p>
    <w:p w14:paraId="305DCEE0" w14:textId="77777777" w:rsidR="00FA4964" w:rsidRDefault="00FA4964">
      <w:pPr>
        <w:widowControl/>
        <w:pBdr>
          <w:top w:val="nil"/>
          <w:left w:val="nil"/>
          <w:bottom w:val="nil"/>
          <w:right w:val="nil"/>
          <w:between w:val="nil"/>
        </w:pBdr>
        <w:spacing w:line="240" w:lineRule="auto"/>
        <w:jc w:val="both"/>
        <w:rPr>
          <w:ins w:id="1442" w:author="Igor Santiago" w:date="2022-06-09T01:10:00Z"/>
          <w:color w:val="0070C0"/>
        </w:rPr>
      </w:pPr>
    </w:p>
    <w:p w14:paraId="4967FF94" w14:textId="016C95AE" w:rsidR="00341B5B" w:rsidDel="00FA4964" w:rsidRDefault="003E6BDD">
      <w:pPr>
        <w:widowControl/>
        <w:pBdr>
          <w:top w:val="nil"/>
          <w:left w:val="nil"/>
          <w:bottom w:val="nil"/>
          <w:right w:val="nil"/>
          <w:between w:val="nil"/>
        </w:pBdr>
        <w:spacing w:line="240" w:lineRule="auto"/>
        <w:ind w:left="708"/>
        <w:jc w:val="both"/>
        <w:rPr>
          <w:del w:id="1443" w:author="Igor Santiago" w:date="2022-06-09T01:05:00Z"/>
          <w:color w:val="0070C0"/>
        </w:rPr>
      </w:pPr>
      <w:del w:id="1444" w:author="Igor Santiago" w:date="2022-06-09T01:05:00Z">
        <w:r w:rsidDel="00FA4964">
          <w:rPr>
            <w:color w:val="0070C0"/>
          </w:rPr>
          <w:delText>Para cada interface de hardware é necessario descrever os atores que a utilizam, a fonte de dados entrada o destino dos dados de saída e o formato dos dados que nela trafegam, além dos relacionamentos com as demais interfaces do sistema</w:delText>
        </w:r>
      </w:del>
    </w:p>
    <w:p w14:paraId="35C4AA88" w14:textId="3DB6E4FD" w:rsidR="00341B5B" w:rsidDel="00FA4964" w:rsidRDefault="00341B5B">
      <w:pPr>
        <w:widowControl/>
        <w:pBdr>
          <w:top w:val="nil"/>
          <w:left w:val="nil"/>
          <w:bottom w:val="nil"/>
          <w:right w:val="nil"/>
          <w:between w:val="nil"/>
        </w:pBdr>
        <w:spacing w:line="240" w:lineRule="auto"/>
        <w:ind w:left="708"/>
        <w:jc w:val="both"/>
        <w:rPr>
          <w:del w:id="1445" w:author="Igor Santiago" w:date="2022-06-09T01:05:00Z"/>
          <w:color w:val="000000"/>
        </w:rPr>
      </w:pPr>
    </w:p>
    <w:p w14:paraId="54CEEE1C" w14:textId="30CDC6F4" w:rsidR="00341B5B" w:rsidDel="00FA4964" w:rsidRDefault="003E6BDD">
      <w:pPr>
        <w:pStyle w:val="Ttulo3"/>
        <w:numPr>
          <w:ilvl w:val="2"/>
          <w:numId w:val="9"/>
        </w:numPr>
        <w:rPr>
          <w:del w:id="1446" w:author="Igor Santiago" w:date="2022-06-09T01:05:00Z"/>
          <w:color w:val="0070C0"/>
        </w:rPr>
      </w:pPr>
      <w:del w:id="1447" w:author="Igor Santiago" w:date="2022-06-09T01:05:00Z">
        <w:r w:rsidDel="00FA4964">
          <w:rPr>
            <w:color w:val="0070C0"/>
          </w:rPr>
          <w:lastRenderedPageBreak/>
          <w:delText>Interface com Diretório de Mapas</w:delText>
        </w:r>
      </w:del>
    </w:p>
    <w:p w14:paraId="219185AF" w14:textId="45B03955" w:rsidR="00341B5B" w:rsidDel="00FA4964" w:rsidRDefault="003E6BDD">
      <w:pPr>
        <w:pStyle w:val="Ttulo4"/>
        <w:numPr>
          <w:ilvl w:val="3"/>
          <w:numId w:val="9"/>
        </w:numPr>
        <w:rPr>
          <w:del w:id="1448" w:author="Igor Santiago" w:date="2022-06-09T01:05:00Z"/>
          <w:color w:val="0070C0"/>
        </w:rPr>
      </w:pPr>
      <w:del w:id="1449" w:author="Igor Santiago" w:date="2022-06-09T01:05:00Z">
        <w:r w:rsidDel="00FA4964">
          <w:rPr>
            <w:color w:val="0070C0"/>
          </w:rPr>
          <w:delText>Fonte de Entrada</w:delText>
        </w:r>
      </w:del>
    </w:p>
    <w:p w14:paraId="66C2586C" w14:textId="10158106" w:rsidR="00341B5B" w:rsidDel="00FA4964" w:rsidRDefault="003E6BDD">
      <w:pPr>
        <w:widowControl/>
        <w:pBdr>
          <w:top w:val="nil"/>
          <w:left w:val="nil"/>
          <w:bottom w:val="nil"/>
          <w:right w:val="nil"/>
          <w:between w:val="nil"/>
        </w:pBdr>
        <w:spacing w:line="240" w:lineRule="auto"/>
        <w:ind w:left="708"/>
        <w:jc w:val="both"/>
        <w:rPr>
          <w:del w:id="1450" w:author="Igor Santiago" w:date="2022-06-09T01:05:00Z"/>
          <w:color w:val="0070C0"/>
        </w:rPr>
      </w:pPr>
      <w:del w:id="1451" w:author="Igor Santiago" w:date="2022-06-09T01:05:00Z">
        <w:r w:rsidDel="00FA4964">
          <w:rPr>
            <w:color w:val="0070C0"/>
          </w:rPr>
          <w:delText>Os dados de entrada são fornecidos pelo sistema “Diretório de Mapas” versão 1.2 da empresa XYZ. Os dados deverão ser disponibilizadas por meio de um arquivo texto, de extensão .csv, disponibilizado em diretório compartilhado no Servidor de Documentos.</w:delText>
        </w:r>
      </w:del>
    </w:p>
    <w:p w14:paraId="48C71CDF" w14:textId="24038DBC" w:rsidR="00341B5B" w:rsidDel="00FA4964" w:rsidRDefault="00341B5B">
      <w:pPr>
        <w:widowControl/>
        <w:pBdr>
          <w:top w:val="nil"/>
          <w:left w:val="nil"/>
          <w:bottom w:val="nil"/>
          <w:right w:val="nil"/>
          <w:between w:val="nil"/>
        </w:pBdr>
        <w:tabs>
          <w:tab w:val="right" w:pos="9922"/>
        </w:tabs>
        <w:spacing w:line="240" w:lineRule="auto"/>
        <w:rPr>
          <w:del w:id="1452" w:author="Igor Santiago" w:date="2022-06-09T01:05:00Z"/>
          <w:b/>
          <w:color w:val="0070C0"/>
          <w:sz w:val="22"/>
          <w:szCs w:val="22"/>
        </w:rPr>
      </w:pPr>
    </w:p>
    <w:p w14:paraId="19AB7799" w14:textId="2736251B" w:rsidR="00341B5B" w:rsidDel="00FA4964" w:rsidRDefault="003E6BDD">
      <w:pPr>
        <w:pStyle w:val="Ttulo4"/>
        <w:numPr>
          <w:ilvl w:val="3"/>
          <w:numId w:val="9"/>
        </w:numPr>
        <w:rPr>
          <w:del w:id="1453" w:author="Igor Santiago" w:date="2022-06-09T01:05:00Z"/>
          <w:color w:val="0070C0"/>
        </w:rPr>
      </w:pPr>
      <w:del w:id="1454" w:author="Igor Santiago" w:date="2022-06-09T01:05:00Z">
        <w:r w:rsidDel="00FA4964">
          <w:rPr>
            <w:color w:val="0070C0"/>
          </w:rPr>
          <w:delText>Destino de Saída</w:delText>
        </w:r>
      </w:del>
    </w:p>
    <w:p w14:paraId="6217E13A" w14:textId="4E68E381" w:rsidR="00341B5B" w:rsidDel="00FA4964" w:rsidRDefault="003E6BDD">
      <w:pPr>
        <w:widowControl/>
        <w:pBdr>
          <w:top w:val="nil"/>
          <w:left w:val="nil"/>
          <w:bottom w:val="nil"/>
          <w:right w:val="nil"/>
          <w:between w:val="nil"/>
        </w:pBdr>
        <w:spacing w:line="240" w:lineRule="auto"/>
        <w:ind w:left="708"/>
        <w:jc w:val="both"/>
        <w:rPr>
          <w:del w:id="1455" w:author="Igor Santiago" w:date="2022-06-09T01:05:00Z"/>
          <w:color w:val="0070C0"/>
        </w:rPr>
      </w:pPr>
      <w:del w:id="1456" w:author="Igor Santiago" w:date="2022-06-09T01:05:00Z">
        <w:r w:rsidDel="00FA4964">
          <w:rPr>
            <w:color w:val="0070C0"/>
          </w:rPr>
          <w:delText>Os arquivos gerados serão copiados para o banco de dados do sistema após pré-procesamento para excluir dados replicados.</w:delText>
        </w:r>
      </w:del>
    </w:p>
    <w:p w14:paraId="49285433" w14:textId="28ECADB9" w:rsidR="00341B5B" w:rsidDel="00FA4964" w:rsidRDefault="00341B5B">
      <w:pPr>
        <w:widowControl/>
        <w:pBdr>
          <w:top w:val="nil"/>
          <w:left w:val="nil"/>
          <w:bottom w:val="nil"/>
          <w:right w:val="nil"/>
          <w:between w:val="nil"/>
        </w:pBdr>
        <w:tabs>
          <w:tab w:val="right" w:pos="9922"/>
        </w:tabs>
        <w:spacing w:line="240" w:lineRule="auto"/>
        <w:rPr>
          <w:del w:id="1457" w:author="Igor Santiago" w:date="2022-06-09T01:05:00Z"/>
          <w:b/>
          <w:color w:val="0070C0"/>
          <w:sz w:val="22"/>
          <w:szCs w:val="22"/>
        </w:rPr>
      </w:pPr>
    </w:p>
    <w:p w14:paraId="2B32F21C" w14:textId="6AB2CD80" w:rsidR="00341B5B" w:rsidDel="00FA4964" w:rsidRDefault="003E6BDD">
      <w:pPr>
        <w:pStyle w:val="Ttulo4"/>
        <w:numPr>
          <w:ilvl w:val="3"/>
          <w:numId w:val="9"/>
        </w:numPr>
        <w:rPr>
          <w:del w:id="1458" w:author="Igor Santiago" w:date="2022-06-09T01:05:00Z"/>
          <w:color w:val="0070C0"/>
        </w:rPr>
      </w:pPr>
      <w:del w:id="1459" w:author="Igor Santiago" w:date="2022-06-09T01:05:00Z">
        <w:r w:rsidDel="00FA4964">
          <w:rPr>
            <w:color w:val="0070C0"/>
          </w:rPr>
          <w:delText>Relacionamento com outras interfaces</w:delText>
        </w:r>
      </w:del>
    </w:p>
    <w:p w14:paraId="5C7EDDE2" w14:textId="75ED0721" w:rsidR="00341B5B" w:rsidDel="00FA4964" w:rsidRDefault="003E6BDD">
      <w:pPr>
        <w:widowControl/>
        <w:pBdr>
          <w:top w:val="nil"/>
          <w:left w:val="nil"/>
          <w:bottom w:val="nil"/>
          <w:right w:val="nil"/>
          <w:between w:val="nil"/>
        </w:pBdr>
        <w:spacing w:line="240" w:lineRule="auto"/>
        <w:ind w:left="708"/>
        <w:jc w:val="both"/>
        <w:rPr>
          <w:del w:id="1460" w:author="Igor Santiago" w:date="2022-06-09T01:05:00Z"/>
          <w:color w:val="0070C0"/>
        </w:rPr>
      </w:pPr>
      <w:del w:id="1461" w:author="Igor Santiago" w:date="2022-06-09T01:05:00Z">
        <w:r w:rsidDel="00FA4964">
          <w:rPr>
            <w:color w:val="0070C0"/>
          </w:rPr>
          <w:delText>Os arquivos lidos serão utilizados para gerar os mapas topograficos na interface principal do sistema.</w:delText>
        </w:r>
      </w:del>
    </w:p>
    <w:p w14:paraId="0A130C69" w14:textId="213783A3" w:rsidR="00341B5B" w:rsidDel="00FA4964" w:rsidRDefault="00341B5B">
      <w:pPr>
        <w:widowControl/>
        <w:spacing w:line="240" w:lineRule="auto"/>
        <w:rPr>
          <w:del w:id="1462" w:author="Igor Santiago" w:date="2022-06-09T01:05:00Z"/>
          <w:rFonts w:ascii="Arial" w:eastAsia="Arial" w:hAnsi="Arial" w:cs="Arial"/>
          <w:color w:val="0070C0"/>
        </w:rPr>
      </w:pPr>
    </w:p>
    <w:p w14:paraId="17CFBB70" w14:textId="4A0C77D0" w:rsidR="00341B5B" w:rsidDel="00FA4964" w:rsidRDefault="003E6BDD">
      <w:pPr>
        <w:pStyle w:val="Ttulo4"/>
        <w:numPr>
          <w:ilvl w:val="3"/>
          <w:numId w:val="9"/>
        </w:numPr>
        <w:rPr>
          <w:del w:id="1463" w:author="Igor Santiago" w:date="2022-06-09T01:05:00Z"/>
          <w:color w:val="0070C0"/>
        </w:rPr>
      </w:pPr>
      <w:del w:id="1464" w:author="Igor Santiago" w:date="2022-06-09T01:05:00Z">
        <w:r w:rsidDel="00FA4964">
          <w:rPr>
            <w:color w:val="0070C0"/>
          </w:rPr>
          <w:delText>Formato</w:delText>
        </w:r>
      </w:del>
    </w:p>
    <w:p w14:paraId="1756805F" w14:textId="5B5D50E2" w:rsidR="00341B5B" w:rsidDel="00FA4964" w:rsidRDefault="00341B5B">
      <w:pPr>
        <w:rPr>
          <w:del w:id="1465" w:author="Igor Santiago" w:date="2022-06-09T01:05:00Z"/>
        </w:rPr>
      </w:pPr>
    </w:p>
    <w:p w14:paraId="6C877754" w14:textId="3EF428B1" w:rsidR="00341B5B" w:rsidDel="00FA4964" w:rsidRDefault="003E6BDD">
      <w:pPr>
        <w:widowControl/>
        <w:pBdr>
          <w:top w:val="nil"/>
          <w:left w:val="nil"/>
          <w:bottom w:val="nil"/>
          <w:right w:val="nil"/>
          <w:between w:val="nil"/>
        </w:pBdr>
        <w:spacing w:line="240" w:lineRule="auto"/>
        <w:ind w:left="708"/>
        <w:jc w:val="both"/>
        <w:rPr>
          <w:del w:id="1466" w:author="Igor Santiago" w:date="2022-06-09T01:05:00Z"/>
          <w:color w:val="0070C0"/>
        </w:rPr>
      </w:pPr>
      <w:del w:id="1467" w:author="Igor Santiago" w:date="2022-06-09T01:05:00Z">
        <w:r w:rsidDel="00FA4964">
          <w:rPr>
            <w:color w:val="0070C0"/>
          </w:rPr>
          <w:delText>O arquivo .csv é um arquivo texto (ASCII), com valores separados por vírgula (formato csv – common separator value), no qual cada linha de texto é relativa ao isolinha do mapa topográfico (poligonal cotada), conforme o layout abaixo:</w:delText>
        </w:r>
      </w:del>
    </w:p>
    <w:p w14:paraId="23F9C1E9" w14:textId="37C9E239" w:rsidR="00341B5B" w:rsidDel="00FA4964" w:rsidRDefault="00341B5B">
      <w:pPr>
        <w:rPr>
          <w:del w:id="1468" w:author="Igor Santiago" w:date="2022-06-09T01:05:00Z"/>
        </w:rPr>
      </w:pPr>
    </w:p>
    <w:p w14:paraId="3F90CCCE" w14:textId="12DFB7C8" w:rsidR="00341B5B" w:rsidDel="00FA4964" w:rsidRDefault="003E6BDD">
      <w:pPr>
        <w:widowControl/>
        <w:pBdr>
          <w:top w:val="nil"/>
          <w:left w:val="nil"/>
          <w:bottom w:val="nil"/>
          <w:right w:val="nil"/>
          <w:between w:val="nil"/>
        </w:pBdr>
        <w:spacing w:line="240" w:lineRule="auto"/>
        <w:ind w:left="1428" w:firstLine="11"/>
        <w:jc w:val="both"/>
        <w:rPr>
          <w:del w:id="1469" w:author="Igor Santiago" w:date="2022-06-09T01:05:00Z"/>
          <w:color w:val="0070C0"/>
        </w:rPr>
      </w:pPr>
      <w:del w:id="1470" w:author="Igor Santiago" w:date="2022-06-09T01:05:00Z">
        <w:r w:rsidDel="00FA4964">
          <w:rPr>
            <w:color w:val="0070C0"/>
          </w:rPr>
          <w:delText>ID,  x1, y1, z1, x2, y2, z2, x3, y3, z3, …</w:delText>
        </w:r>
      </w:del>
    </w:p>
    <w:p w14:paraId="310DC76A" w14:textId="2B9A2449" w:rsidR="00341B5B" w:rsidDel="00FA4964" w:rsidRDefault="00341B5B">
      <w:pPr>
        <w:rPr>
          <w:del w:id="1471" w:author="Igor Santiago" w:date="2022-06-09T01:05:00Z"/>
        </w:rPr>
      </w:pPr>
    </w:p>
    <w:p w14:paraId="78A7F968" w14:textId="5EABA8B9" w:rsidR="00341B5B" w:rsidDel="00FA4964" w:rsidRDefault="003E6BDD">
      <w:pPr>
        <w:widowControl/>
        <w:pBdr>
          <w:top w:val="nil"/>
          <w:left w:val="nil"/>
          <w:bottom w:val="nil"/>
          <w:right w:val="nil"/>
          <w:between w:val="nil"/>
        </w:pBdr>
        <w:spacing w:line="240" w:lineRule="auto"/>
        <w:ind w:left="708"/>
        <w:jc w:val="both"/>
        <w:rPr>
          <w:del w:id="1472" w:author="Igor Santiago" w:date="2022-06-09T01:05:00Z"/>
          <w:color w:val="0070C0"/>
        </w:rPr>
      </w:pPr>
      <w:del w:id="1473" w:author="Igor Santiago" w:date="2022-06-09T01:05:00Z">
        <w:r w:rsidDel="00FA4964">
          <w:rPr>
            <w:color w:val="0070C0"/>
          </w:rPr>
          <w:tab/>
          <w:delText>Onde:</w:delText>
        </w:r>
      </w:del>
    </w:p>
    <w:p w14:paraId="5F180B0F" w14:textId="5544D491" w:rsidR="00341B5B" w:rsidDel="00FA4964" w:rsidRDefault="003E6BDD">
      <w:pPr>
        <w:widowControl/>
        <w:pBdr>
          <w:top w:val="nil"/>
          <w:left w:val="nil"/>
          <w:bottom w:val="nil"/>
          <w:right w:val="nil"/>
          <w:between w:val="nil"/>
        </w:pBdr>
        <w:spacing w:line="240" w:lineRule="auto"/>
        <w:ind w:left="1416" w:firstLine="11"/>
        <w:jc w:val="both"/>
        <w:rPr>
          <w:del w:id="1474" w:author="Igor Santiago" w:date="2022-06-09T01:05:00Z"/>
          <w:color w:val="0070C0"/>
        </w:rPr>
      </w:pPr>
      <w:del w:id="1475" w:author="Igor Santiago" w:date="2022-06-09T01:05:00Z">
        <w:r w:rsidDel="00FA4964">
          <w:rPr>
            <w:color w:val="0070C0"/>
          </w:rPr>
          <w:delText xml:space="preserve">ID </w:delText>
        </w:r>
        <w:r w:rsidDel="00FA4964">
          <w:rPr>
            <w:rFonts w:ascii="Wingdings" w:eastAsia="Wingdings" w:hAnsi="Wingdings" w:cs="Wingdings"/>
            <w:color w:val="0070C0"/>
          </w:rPr>
          <w:delText>🡪</w:delText>
        </w:r>
        <w:r w:rsidDel="00FA4964">
          <w:rPr>
            <w:color w:val="0070C0"/>
          </w:rPr>
          <w:delText xml:space="preserve"> Identificador único da isolinha (poligonal cotada)</w:delText>
        </w:r>
      </w:del>
    </w:p>
    <w:p w14:paraId="386D1717" w14:textId="12F9AA75" w:rsidR="00341B5B" w:rsidDel="00FA4964" w:rsidRDefault="003E6BDD">
      <w:pPr>
        <w:widowControl/>
        <w:pBdr>
          <w:top w:val="nil"/>
          <w:left w:val="nil"/>
          <w:bottom w:val="nil"/>
          <w:right w:val="nil"/>
          <w:between w:val="nil"/>
        </w:pBdr>
        <w:spacing w:line="240" w:lineRule="auto"/>
        <w:ind w:left="1404" w:firstLine="11"/>
        <w:jc w:val="both"/>
        <w:rPr>
          <w:del w:id="1476" w:author="Igor Santiago" w:date="2022-06-09T01:05:00Z"/>
          <w:color w:val="0070C0"/>
        </w:rPr>
      </w:pPr>
      <w:del w:id="1477" w:author="Igor Santiago" w:date="2022-06-09T01:05:00Z">
        <w:r w:rsidDel="00FA4964">
          <w:rPr>
            <w:color w:val="0070C0"/>
          </w:rPr>
          <w:delText xml:space="preserve">x1, y1, z1 </w:delText>
        </w:r>
        <w:r w:rsidDel="00FA4964">
          <w:rPr>
            <w:rFonts w:ascii="Wingdings" w:eastAsia="Wingdings" w:hAnsi="Wingdings" w:cs="Wingdings"/>
            <w:color w:val="0070C0"/>
          </w:rPr>
          <w:delText>🡪</w:delText>
        </w:r>
        <w:r w:rsidDel="00FA4964">
          <w:rPr>
            <w:color w:val="0070C0"/>
          </w:rPr>
          <w:delText xml:space="preserve"> coordenadas tridimensionais para o primeiro vertice da isolinha (z1 = cota)</w:delText>
        </w:r>
      </w:del>
    </w:p>
    <w:p w14:paraId="4C1BA2A0" w14:textId="5EE3F88C" w:rsidR="00341B5B" w:rsidDel="00FA4964" w:rsidRDefault="003E6BDD">
      <w:pPr>
        <w:widowControl/>
        <w:pBdr>
          <w:top w:val="nil"/>
          <w:left w:val="nil"/>
          <w:bottom w:val="nil"/>
          <w:right w:val="nil"/>
          <w:between w:val="nil"/>
        </w:pBdr>
        <w:spacing w:line="240" w:lineRule="auto"/>
        <w:ind w:left="1392" w:firstLine="11"/>
        <w:jc w:val="both"/>
        <w:rPr>
          <w:del w:id="1478" w:author="Igor Santiago" w:date="2022-06-09T01:05:00Z"/>
          <w:color w:val="0070C0"/>
        </w:rPr>
      </w:pPr>
      <w:del w:id="1479" w:author="Igor Santiago" w:date="2022-06-09T01:05:00Z">
        <w:r w:rsidDel="00FA4964">
          <w:rPr>
            <w:color w:val="0070C0"/>
          </w:rPr>
          <w:delText xml:space="preserve">x2, y2, z2 </w:delText>
        </w:r>
        <w:r w:rsidDel="00FA4964">
          <w:rPr>
            <w:rFonts w:ascii="Wingdings" w:eastAsia="Wingdings" w:hAnsi="Wingdings" w:cs="Wingdings"/>
            <w:color w:val="0070C0"/>
          </w:rPr>
          <w:delText>🡪</w:delText>
        </w:r>
        <w:r w:rsidDel="00FA4964">
          <w:rPr>
            <w:color w:val="0070C0"/>
          </w:rPr>
          <w:delText xml:space="preserve"> coordenadas tridimensionais para o segundo vertice da isolinha (z1 = cota)</w:delText>
        </w:r>
      </w:del>
    </w:p>
    <w:p w14:paraId="5B3AA2B9" w14:textId="439A5C68" w:rsidR="00341B5B" w:rsidDel="00FA4964" w:rsidRDefault="003E6BDD">
      <w:pPr>
        <w:widowControl/>
        <w:pBdr>
          <w:top w:val="nil"/>
          <w:left w:val="nil"/>
          <w:bottom w:val="nil"/>
          <w:right w:val="nil"/>
          <w:between w:val="nil"/>
        </w:pBdr>
        <w:spacing w:line="240" w:lineRule="auto"/>
        <w:ind w:left="1380" w:firstLine="11"/>
        <w:jc w:val="both"/>
        <w:rPr>
          <w:del w:id="1480" w:author="Igor Santiago" w:date="2022-06-09T01:05:00Z"/>
          <w:color w:val="0070C0"/>
        </w:rPr>
      </w:pPr>
      <w:del w:id="1481" w:author="Igor Santiago" w:date="2022-06-09T01:05:00Z">
        <w:r w:rsidDel="00FA4964">
          <w:rPr>
            <w:color w:val="0070C0"/>
          </w:rPr>
          <w:delText xml:space="preserve">x3, y3, z3 </w:delText>
        </w:r>
        <w:r w:rsidDel="00FA4964">
          <w:rPr>
            <w:rFonts w:ascii="Wingdings" w:eastAsia="Wingdings" w:hAnsi="Wingdings" w:cs="Wingdings"/>
            <w:color w:val="0070C0"/>
          </w:rPr>
          <w:delText>🡪</w:delText>
        </w:r>
        <w:r w:rsidDel="00FA4964">
          <w:rPr>
            <w:color w:val="0070C0"/>
          </w:rPr>
          <w:delText xml:space="preserve"> coordenadas tridimensionais para o terceiro vertice da isolinha (z1 = cota)</w:delText>
        </w:r>
      </w:del>
    </w:p>
    <w:p w14:paraId="738181CC" w14:textId="13D7CEBC" w:rsidR="00341B5B" w:rsidDel="00FA4964" w:rsidRDefault="00341B5B">
      <w:pPr>
        <w:rPr>
          <w:del w:id="1482" w:author="Igor Santiago" w:date="2022-06-09T01:05:00Z"/>
        </w:rPr>
      </w:pPr>
    </w:p>
    <w:p w14:paraId="4A5D7335" w14:textId="26C63A85" w:rsidR="00341B5B" w:rsidDel="00FA4964" w:rsidRDefault="003E6BDD">
      <w:pPr>
        <w:widowControl/>
        <w:pBdr>
          <w:top w:val="nil"/>
          <w:left w:val="nil"/>
          <w:bottom w:val="nil"/>
          <w:right w:val="nil"/>
          <w:between w:val="nil"/>
        </w:pBdr>
        <w:spacing w:line="240" w:lineRule="auto"/>
        <w:ind w:left="708"/>
        <w:jc w:val="both"/>
        <w:rPr>
          <w:del w:id="1483" w:author="Igor Santiago" w:date="2022-06-09T01:05:00Z"/>
          <w:color w:val="0070C0"/>
        </w:rPr>
      </w:pPr>
      <w:del w:id="1484" w:author="Igor Santiago" w:date="2022-06-09T01:05:00Z">
        <w:r w:rsidDel="00FA4964">
          <w:rPr>
            <w:color w:val="0070C0"/>
          </w:rPr>
          <w:delText>Abaixo exemplifica-se o layout de uma linha desse arquivo para uma isolinha formada por 5 vertices na cota de 100 metros:</w:delText>
        </w:r>
      </w:del>
    </w:p>
    <w:p w14:paraId="7E199B15" w14:textId="1DBFDAD5" w:rsidR="00341B5B" w:rsidDel="00FA4964" w:rsidRDefault="00341B5B">
      <w:pPr>
        <w:widowControl/>
        <w:pBdr>
          <w:top w:val="nil"/>
          <w:left w:val="nil"/>
          <w:bottom w:val="nil"/>
          <w:right w:val="nil"/>
          <w:between w:val="nil"/>
        </w:pBdr>
        <w:spacing w:line="240" w:lineRule="auto"/>
        <w:ind w:left="708"/>
        <w:jc w:val="both"/>
        <w:rPr>
          <w:del w:id="1485" w:author="Igor Santiago" w:date="2022-06-09T01:05:00Z"/>
          <w:color w:val="0070C0"/>
        </w:rPr>
      </w:pPr>
    </w:p>
    <w:p w14:paraId="375F64DF" w14:textId="41D8174C" w:rsidR="00341B5B" w:rsidDel="00FA4964" w:rsidRDefault="003E6BDD">
      <w:pPr>
        <w:widowControl/>
        <w:pBdr>
          <w:top w:val="nil"/>
          <w:left w:val="nil"/>
          <w:bottom w:val="nil"/>
          <w:right w:val="nil"/>
          <w:between w:val="nil"/>
        </w:pBdr>
        <w:spacing w:line="240" w:lineRule="auto"/>
        <w:ind w:left="1428" w:firstLine="11"/>
        <w:jc w:val="both"/>
        <w:rPr>
          <w:del w:id="1486" w:author="Igor Santiago" w:date="2022-06-09T01:05:00Z"/>
          <w:color w:val="0070C0"/>
        </w:rPr>
      </w:pPr>
      <w:del w:id="1487" w:author="Igor Santiago" w:date="2022-06-09T01:05:00Z">
        <w:r w:rsidDel="00FA4964">
          <w:rPr>
            <w:color w:val="0070C0"/>
          </w:rPr>
          <w:delText xml:space="preserve"> LIN4041,10,7, 100, 12, 8, 100, 19, 7, 100, 17, 15, 100, 9, 13, 100</w:delText>
        </w:r>
      </w:del>
    </w:p>
    <w:p w14:paraId="61AD9CBF" w14:textId="1A029035" w:rsidR="00341B5B" w:rsidDel="00FA4964" w:rsidRDefault="00341B5B">
      <w:pPr>
        <w:ind w:left="1080"/>
        <w:rPr>
          <w:del w:id="1488" w:author="Igor Santiago" w:date="2022-06-09T01:05:00Z"/>
        </w:rPr>
      </w:pPr>
    </w:p>
    <w:p w14:paraId="5C632E24" w14:textId="7F52979D" w:rsidR="00341B5B" w:rsidDel="00FA4964" w:rsidRDefault="003E6BDD">
      <w:pPr>
        <w:widowControl/>
        <w:pBdr>
          <w:top w:val="nil"/>
          <w:left w:val="nil"/>
          <w:bottom w:val="nil"/>
          <w:right w:val="nil"/>
          <w:between w:val="nil"/>
        </w:pBdr>
        <w:spacing w:line="240" w:lineRule="auto"/>
        <w:ind w:left="708"/>
        <w:jc w:val="both"/>
        <w:rPr>
          <w:del w:id="1489" w:author="Igor Santiago" w:date="2022-06-09T01:05:00Z"/>
          <w:color w:val="0070C0"/>
        </w:rPr>
      </w:pPr>
      <w:del w:id="1490" w:author="Igor Santiago" w:date="2022-06-09T01:05:00Z">
        <w:r w:rsidDel="00FA4964">
          <w:rPr>
            <w:color w:val="0070C0"/>
          </w:rPr>
          <w:delText>O diretório deverá conter um único arquivo para cada mapa topografico.  A seguinte nomenclatura deve ser utilizada para os arquivos em formato .csv: “topo_aammdd.csv”, onde “topo” é um prefixo utilizado em todos os arquivos que representam mapas topograficos, “dd” é dia no qual os dados foram coletados, “mm” é mês de coleta e  “aa” é o ano. Exemplo: “gps260410t. csv” contém o mapa topografico levantado no dia 16 de abril de 2010.</w:delText>
        </w:r>
      </w:del>
    </w:p>
    <w:p w14:paraId="63EE045A" w14:textId="77777777" w:rsidR="00341B5B" w:rsidRDefault="00341B5B">
      <w:pPr>
        <w:widowControl/>
        <w:pBdr>
          <w:top w:val="nil"/>
          <w:left w:val="nil"/>
          <w:bottom w:val="nil"/>
          <w:right w:val="nil"/>
          <w:between w:val="nil"/>
        </w:pBdr>
        <w:spacing w:line="240" w:lineRule="auto"/>
        <w:ind w:left="1344" w:hanging="360"/>
        <w:jc w:val="both"/>
        <w:rPr>
          <w:color w:val="000000"/>
        </w:rPr>
      </w:pPr>
    </w:p>
    <w:p w14:paraId="3D29D267" w14:textId="77777777" w:rsidR="00341B5B" w:rsidRPr="008B4374" w:rsidDel="008B4374" w:rsidRDefault="003E6BDD">
      <w:pPr>
        <w:pStyle w:val="Ttulo1"/>
        <w:widowControl/>
        <w:numPr>
          <w:ilvl w:val="0"/>
          <w:numId w:val="9"/>
        </w:numPr>
        <w:rPr>
          <w:del w:id="1491" w:author="Igor Santiago" w:date="2022-06-09T12:10:00Z"/>
          <w:lang w:val="pt-BR"/>
          <w:rPrChange w:id="1492" w:author="Igor Santiago" w:date="2022-06-09T12:10:00Z">
            <w:rPr>
              <w:del w:id="1493" w:author="Igor Santiago" w:date="2022-06-09T12:10:00Z"/>
            </w:rPr>
          </w:rPrChange>
        </w:rPr>
      </w:pPr>
      <w:del w:id="1494" w:author="Igor Santiago" w:date="2022-06-09T12:10:00Z">
        <w:r w:rsidRPr="008B4374" w:rsidDel="008B4374">
          <w:rPr>
            <w:lang w:val="pt-BR"/>
            <w:rPrChange w:id="1495" w:author="Igor Santiago" w:date="2022-06-09T12:10:00Z">
              <w:rPr/>
            </w:rPrChange>
          </w:rPr>
          <w:delText xml:space="preserve">Requisitos Funcionais </w:delText>
        </w:r>
        <w:r w:rsidRPr="008B4374" w:rsidDel="008B4374">
          <w:rPr>
            <w:lang w:val="pt-BR"/>
            <w:rPrChange w:id="1496" w:author="Igor Santiago" w:date="2022-06-09T12:10:00Z">
              <w:rPr>
                <w:color w:val="FF0000"/>
              </w:rPr>
            </w:rPrChange>
          </w:rPr>
          <w:delText>(</w:delText>
        </w:r>
      </w:del>
      <w:bookmarkStart w:id="1497" w:name="_Toc105669258"/>
      <w:r w:rsidRPr="008B4374">
        <w:rPr>
          <w:lang w:val="pt-BR"/>
          <w:rPrChange w:id="1498" w:author="Igor Santiago" w:date="2022-06-09T12:10:00Z">
            <w:rPr>
              <w:color w:val="FF0000"/>
            </w:rPr>
          </w:rPrChange>
        </w:rPr>
        <w:t>Backlog e Sprint Backlog</w:t>
      </w:r>
      <w:bookmarkEnd w:id="1497"/>
      <w:del w:id="1499" w:author="Igor Santiago" w:date="2022-06-09T12:10:00Z">
        <w:r w:rsidRPr="008B4374" w:rsidDel="008B4374">
          <w:rPr>
            <w:lang w:val="pt-BR"/>
            <w:rPrChange w:id="1500" w:author="Igor Santiago" w:date="2022-06-09T12:10:00Z">
              <w:rPr>
                <w:color w:val="FF0000"/>
              </w:rPr>
            </w:rPrChange>
          </w:rPr>
          <w:delText>?)</w:delText>
        </w:r>
      </w:del>
    </w:p>
    <w:p w14:paraId="08798DDE" w14:textId="77777777" w:rsidR="00341B5B" w:rsidRPr="008B4374" w:rsidDel="008B4374" w:rsidRDefault="00341B5B">
      <w:pPr>
        <w:pStyle w:val="Ttulo1"/>
        <w:widowControl/>
        <w:numPr>
          <w:ilvl w:val="0"/>
          <w:numId w:val="9"/>
        </w:numPr>
        <w:rPr>
          <w:del w:id="1501" w:author="Igor Santiago" w:date="2022-06-09T12:10:00Z"/>
          <w:b w:val="0"/>
          <w:sz w:val="22"/>
          <w:szCs w:val="22"/>
          <w:lang w:val="pt-BR"/>
          <w:rPrChange w:id="1502" w:author="Igor Santiago" w:date="2022-06-09T12:10:00Z">
            <w:rPr>
              <w:del w:id="1503" w:author="Igor Santiago" w:date="2022-06-09T12:10:00Z"/>
              <w:b/>
              <w:color w:val="0070C0"/>
              <w:sz w:val="22"/>
              <w:szCs w:val="22"/>
            </w:rPr>
          </w:rPrChange>
        </w:rPr>
        <w:pPrChange w:id="1504" w:author="Igor Santiago" w:date="2022-06-09T12:10:00Z">
          <w:pPr>
            <w:widowControl/>
            <w:pBdr>
              <w:top w:val="nil"/>
              <w:left w:val="nil"/>
              <w:bottom w:val="nil"/>
              <w:right w:val="nil"/>
              <w:between w:val="nil"/>
            </w:pBdr>
            <w:tabs>
              <w:tab w:val="right" w:pos="9922"/>
            </w:tabs>
            <w:spacing w:line="240" w:lineRule="auto"/>
          </w:pPr>
        </w:pPrChange>
      </w:pPr>
      <w:bookmarkStart w:id="1505" w:name="_Toc105669259"/>
      <w:bookmarkEnd w:id="1505"/>
    </w:p>
    <w:p w14:paraId="3A4425F6" w14:textId="5CAE9F63" w:rsidR="00341B5B" w:rsidRPr="008B4374" w:rsidDel="008B4374" w:rsidRDefault="003E6BDD">
      <w:pPr>
        <w:pStyle w:val="Ttulo1"/>
        <w:rPr>
          <w:del w:id="1506" w:author="Igor Santiago" w:date="2022-06-09T12:10:00Z"/>
          <w:lang w:val="pt-BR"/>
          <w:rPrChange w:id="1507" w:author="Igor Santiago" w:date="2022-06-09T12:10:00Z">
            <w:rPr>
              <w:del w:id="1508" w:author="Igor Santiago" w:date="2022-06-09T12:10:00Z"/>
              <w:color w:val="000000"/>
            </w:rPr>
          </w:rPrChange>
        </w:rPr>
        <w:pPrChange w:id="1509" w:author="Igor Santiago" w:date="2022-06-09T12:10:00Z">
          <w:pPr>
            <w:widowControl/>
            <w:pBdr>
              <w:top w:val="nil"/>
              <w:left w:val="nil"/>
              <w:bottom w:val="nil"/>
              <w:right w:val="nil"/>
              <w:between w:val="nil"/>
            </w:pBdr>
            <w:spacing w:line="240" w:lineRule="auto"/>
            <w:ind w:left="708"/>
            <w:jc w:val="both"/>
          </w:pPr>
        </w:pPrChange>
      </w:pPr>
      <w:del w:id="1510" w:author="Igor Santiago" w:date="2022-06-09T12:10:00Z">
        <w:r w:rsidRPr="008B4374" w:rsidDel="008B4374">
          <w:rPr>
            <w:lang w:val="pt-BR"/>
            <w:rPrChange w:id="1511" w:author="Igor Santiago" w:date="2022-06-09T12:10:00Z">
              <w:rPr>
                <w:color w:val="000000"/>
              </w:rPr>
            </w:rPrChange>
          </w:rPr>
          <w:delText xml:space="preserve">Descreve-se aqui as funcionalidades fundamentais através das quais o produto aceita e processa as entradas fornecidas pelos usuários e </w:delText>
        </w:r>
        <w:r w:rsidRPr="008B4374" w:rsidDel="008B4374">
          <w:rPr>
            <w:lang w:val="pt-BR"/>
            <w:rPrChange w:id="1512" w:author="Igor Santiago" w:date="2022-06-09T12:10:00Z">
              <w:rPr>
                <w:color w:val="000000"/>
              </w:rPr>
            </w:rPrChange>
          </w:rPr>
          <w:lastRenderedPageBreak/>
          <w:delText>as saídas esperadas.</w:delText>
        </w:r>
        <w:bookmarkStart w:id="1513" w:name="_Toc105669260"/>
        <w:bookmarkEnd w:id="1513"/>
      </w:del>
    </w:p>
    <w:p w14:paraId="63711D91" w14:textId="32257CB2" w:rsidR="00341B5B" w:rsidRPr="008B4374" w:rsidDel="008B4374" w:rsidRDefault="00341B5B">
      <w:pPr>
        <w:pStyle w:val="Ttulo1"/>
        <w:rPr>
          <w:del w:id="1514" w:author="Igor Santiago" w:date="2022-06-09T12:10:00Z"/>
          <w:lang w:val="pt-BR"/>
          <w:rPrChange w:id="1515" w:author="Igor Santiago" w:date="2022-06-09T12:10:00Z">
            <w:rPr>
              <w:del w:id="1516" w:author="Igor Santiago" w:date="2022-06-09T12:10:00Z"/>
              <w:color w:val="000000"/>
            </w:rPr>
          </w:rPrChange>
        </w:rPr>
        <w:pPrChange w:id="1517" w:author="Igor Santiago" w:date="2022-06-09T12:10:00Z">
          <w:pPr>
            <w:widowControl/>
            <w:pBdr>
              <w:top w:val="nil"/>
              <w:left w:val="nil"/>
              <w:bottom w:val="nil"/>
              <w:right w:val="nil"/>
              <w:between w:val="nil"/>
            </w:pBdr>
            <w:spacing w:line="240" w:lineRule="auto"/>
            <w:ind w:left="708"/>
            <w:jc w:val="both"/>
          </w:pPr>
        </w:pPrChange>
      </w:pPr>
      <w:bookmarkStart w:id="1518" w:name="_Toc105669261"/>
      <w:bookmarkEnd w:id="1518"/>
    </w:p>
    <w:p w14:paraId="05881D4B" w14:textId="1DC6F796" w:rsidR="00341B5B" w:rsidRPr="008B4374" w:rsidDel="008B4374" w:rsidRDefault="003E6BDD">
      <w:pPr>
        <w:pStyle w:val="Ttulo1"/>
        <w:rPr>
          <w:del w:id="1519" w:author="Igor Santiago" w:date="2022-06-09T12:10:00Z"/>
          <w:lang w:val="pt-BR"/>
          <w:rPrChange w:id="1520" w:author="Igor Santiago" w:date="2022-06-09T12:10:00Z">
            <w:rPr>
              <w:del w:id="1521" w:author="Igor Santiago" w:date="2022-06-09T12:10:00Z"/>
              <w:color w:val="FF0000"/>
            </w:rPr>
          </w:rPrChange>
        </w:rPr>
        <w:pPrChange w:id="1522" w:author="Igor Santiago" w:date="2022-06-09T12:10:00Z">
          <w:pPr>
            <w:widowControl/>
            <w:pBdr>
              <w:top w:val="nil"/>
              <w:left w:val="nil"/>
              <w:bottom w:val="nil"/>
              <w:right w:val="nil"/>
              <w:between w:val="nil"/>
            </w:pBdr>
            <w:spacing w:line="240" w:lineRule="auto"/>
            <w:ind w:left="708"/>
            <w:jc w:val="both"/>
          </w:pPr>
        </w:pPrChange>
      </w:pPr>
      <w:del w:id="1523" w:author="Igor Santiago" w:date="2022-06-09T12:10:00Z">
        <w:r w:rsidRPr="008B4374" w:rsidDel="008B4374">
          <w:rPr>
            <w:lang w:val="pt-BR"/>
            <w:rPrChange w:id="1524" w:author="Igor Santiago" w:date="2022-06-09T12:10:00Z">
              <w:rPr>
                <w:color w:val="0070C0"/>
              </w:rPr>
            </w:rPrChange>
          </w:rPr>
          <w:delText xml:space="preserve">É feito o detalhamento desses requisitos, em nível suficiente para o projeto do produto, de seus testes de aceitação e de seu manual de usuário. </w:delText>
        </w:r>
        <w:r w:rsidRPr="008B4374" w:rsidDel="008B4374">
          <w:rPr>
            <w:b w:val="0"/>
            <w:lang w:val="pt-BR"/>
            <w:rPrChange w:id="1525" w:author="Igor Santiago" w:date="2022-06-09T12:10:00Z">
              <w:rPr>
                <w:b/>
                <w:color w:val="FF0000"/>
              </w:rPr>
            </w:rPrChange>
          </w:rPr>
          <w:delText>Antigamente</w:delText>
        </w:r>
        <w:r w:rsidRPr="008B4374" w:rsidDel="008B4374">
          <w:rPr>
            <w:lang w:val="pt-BR"/>
            <w:rPrChange w:id="1526" w:author="Igor Santiago" w:date="2022-06-09T12:10:00Z">
              <w:rPr>
                <w:color w:val="FF0000"/>
              </w:rPr>
            </w:rPrChange>
          </w:rPr>
          <w:delText xml:space="preserve">, o requisitos eram apresentados em uma lista conforme ilustram as seções 5.3 e 5.4. </w:delText>
        </w:r>
        <w:bookmarkStart w:id="1527" w:name="_Toc105669262"/>
        <w:bookmarkEnd w:id="1527"/>
      </w:del>
    </w:p>
    <w:p w14:paraId="51D88303" w14:textId="77777777" w:rsidR="00341B5B" w:rsidRPr="008B4374" w:rsidRDefault="00341B5B">
      <w:pPr>
        <w:pStyle w:val="Ttulo1"/>
        <w:widowControl/>
        <w:numPr>
          <w:ilvl w:val="0"/>
          <w:numId w:val="9"/>
        </w:numPr>
        <w:rPr>
          <w:lang w:val="pt-BR"/>
          <w:rPrChange w:id="1528" w:author="Igor Santiago" w:date="2022-06-09T12:10:00Z">
            <w:rPr>
              <w:color w:val="0070C0"/>
            </w:rPr>
          </w:rPrChange>
        </w:rPr>
        <w:pPrChange w:id="1529" w:author="Igor Santiago" w:date="2022-06-09T12:10:00Z">
          <w:pPr>
            <w:widowControl/>
            <w:pBdr>
              <w:top w:val="nil"/>
              <w:left w:val="nil"/>
              <w:bottom w:val="nil"/>
              <w:right w:val="nil"/>
              <w:between w:val="nil"/>
            </w:pBdr>
            <w:spacing w:line="240" w:lineRule="auto"/>
            <w:ind w:left="708"/>
            <w:jc w:val="both"/>
          </w:pPr>
        </w:pPrChange>
      </w:pPr>
      <w:bookmarkStart w:id="1530" w:name="_Toc105669263"/>
      <w:bookmarkEnd w:id="1530"/>
    </w:p>
    <w:p w14:paraId="7A26EFD7" w14:textId="77777777" w:rsidR="00341B5B" w:rsidRPr="00A44348" w:rsidRDefault="00341B5B">
      <w:pPr>
        <w:jc w:val="both"/>
        <w:rPr>
          <w:lang w:val="pt-BR"/>
          <w:rPrChange w:id="1531" w:author="Ines" w:date="2022-06-09T10:14:00Z">
            <w:rPr/>
          </w:rPrChange>
        </w:rPr>
      </w:pPr>
    </w:p>
    <w:p w14:paraId="42CBFE92" w14:textId="77777777" w:rsidR="00341B5B" w:rsidRDefault="003E6BDD">
      <w:pPr>
        <w:pStyle w:val="Ttulo2"/>
        <w:numPr>
          <w:ilvl w:val="1"/>
          <w:numId w:val="9"/>
        </w:numPr>
      </w:pPr>
      <w:bookmarkStart w:id="1532" w:name="_Toc105669264"/>
      <w:r>
        <w:t xml:space="preserve">Backlog do </w:t>
      </w:r>
      <w:proofErr w:type="spellStart"/>
      <w:r>
        <w:t>projeto</w:t>
      </w:r>
      <w:bookmarkEnd w:id="1532"/>
      <w:proofErr w:type="spellEnd"/>
      <w:r>
        <w:t xml:space="preserve"> </w:t>
      </w:r>
    </w:p>
    <w:p w14:paraId="26F1FD6F" w14:textId="77777777" w:rsidR="00341B5B" w:rsidRDefault="00341B5B"/>
    <w:p w14:paraId="2C944F5C" w14:textId="2F5F4287" w:rsidR="00341B5B" w:rsidDel="00FA4964" w:rsidRDefault="003E6BDD">
      <w:pPr>
        <w:widowControl/>
        <w:pBdr>
          <w:top w:val="nil"/>
          <w:left w:val="nil"/>
          <w:bottom w:val="nil"/>
          <w:right w:val="nil"/>
          <w:between w:val="nil"/>
        </w:pBdr>
        <w:spacing w:line="240" w:lineRule="auto"/>
        <w:ind w:left="708"/>
        <w:jc w:val="both"/>
        <w:rPr>
          <w:del w:id="1533" w:author="Igor Santiago" w:date="2022-06-09T01:09:00Z"/>
          <w:color w:val="0070C0"/>
        </w:rPr>
      </w:pPr>
      <w:del w:id="1534" w:author="Igor Santiago" w:date="2022-06-09T01:09:00Z">
        <w:r w:rsidDel="00FA4964">
          <w:rPr>
            <w:b/>
            <w:color w:val="0070C0"/>
          </w:rPr>
          <w:delText>Atualmente</w:delText>
        </w:r>
        <w:r w:rsidDel="00FA4964">
          <w:rPr>
            <w:color w:val="0070C0"/>
          </w:rPr>
          <w:delText xml:space="preserve">, os requisitos são apresentados agrupados em serviços dispostos hierarquicamente em uma árvore de backlog, isto é, na forma de uma </w:delText>
        </w:r>
        <w:r w:rsidDel="00FA4964">
          <w:rPr>
            <w:i/>
            <w:color w:val="0070C0"/>
          </w:rPr>
          <w:delText>WBS – Work Breakdown Structure</w:delText>
        </w:r>
        <w:r w:rsidDel="00FA4964">
          <w:rPr>
            <w:color w:val="0070C0"/>
          </w:rPr>
          <w:delText>, conforme ilustra a seção 5.1. A descrição dos serviços e funcionalidades aparecem em uma tabelas inseridas logo abaixo da árvore de backlog. A seção 5.2, apresenta o corte transversal do backlog do produto, indicando qual serão as primeiras funcionalidades a serem desenvolvida no próximo SPRINT do projeto</w:delText>
        </w:r>
      </w:del>
    </w:p>
    <w:p w14:paraId="50B55390" w14:textId="748811A7" w:rsidR="00341B5B" w:rsidDel="00FA4964" w:rsidRDefault="00341B5B">
      <w:pPr>
        <w:widowControl/>
        <w:pBdr>
          <w:top w:val="nil"/>
          <w:left w:val="nil"/>
          <w:bottom w:val="nil"/>
          <w:right w:val="nil"/>
          <w:between w:val="nil"/>
        </w:pBdr>
        <w:spacing w:line="240" w:lineRule="auto"/>
        <w:ind w:left="708"/>
        <w:jc w:val="both"/>
        <w:rPr>
          <w:del w:id="1535" w:author="Igor Santiago" w:date="2022-06-09T01:09:00Z"/>
          <w:color w:val="0070C0"/>
        </w:rPr>
      </w:pPr>
    </w:p>
    <w:p w14:paraId="57539EAB" w14:textId="231A20FE" w:rsidR="00341B5B" w:rsidDel="00FA4964" w:rsidRDefault="00341B5B">
      <w:pPr>
        <w:widowControl/>
        <w:pBdr>
          <w:top w:val="nil"/>
          <w:left w:val="nil"/>
          <w:bottom w:val="nil"/>
          <w:right w:val="nil"/>
          <w:between w:val="nil"/>
        </w:pBdr>
        <w:spacing w:line="240" w:lineRule="auto"/>
        <w:ind w:left="708"/>
        <w:jc w:val="both"/>
        <w:rPr>
          <w:del w:id="1536" w:author="Igor Santiago" w:date="2022-06-09T01:09:00Z"/>
          <w:color w:val="0070C0"/>
        </w:rPr>
      </w:pPr>
    </w:p>
    <w:p w14:paraId="3DFADA6A" w14:textId="2A5B6502" w:rsidR="00341B5B" w:rsidDel="00FA4964" w:rsidRDefault="003E6BDD">
      <w:pPr>
        <w:widowControl/>
        <w:pBdr>
          <w:top w:val="nil"/>
          <w:left w:val="nil"/>
          <w:bottom w:val="nil"/>
          <w:right w:val="nil"/>
          <w:between w:val="nil"/>
        </w:pBdr>
        <w:spacing w:line="240" w:lineRule="auto"/>
        <w:ind w:left="708"/>
        <w:jc w:val="center"/>
        <w:rPr>
          <w:del w:id="1537" w:author="Igor Santiago" w:date="2022-06-09T01:09:00Z"/>
          <w:color w:val="0070C0"/>
        </w:rPr>
      </w:pPr>
      <w:del w:id="1538" w:author="Igor Santiago" w:date="2022-06-09T01:09:00Z">
        <w:r w:rsidDel="00FA4964">
          <w:rPr>
            <w:rFonts w:ascii="Arial" w:eastAsia="Arial" w:hAnsi="Arial" w:cs="Arial"/>
            <w:noProof/>
            <w:color w:val="000000"/>
          </w:rPr>
          <w:drawing>
            <wp:inline distT="0" distB="0" distL="0" distR="0" wp14:anchorId="11EA151F" wp14:editId="5C38F803">
              <wp:extent cx="2562225" cy="24479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562225" cy="2447925"/>
                      </a:xfrm>
                      <a:prstGeom prst="rect">
                        <a:avLst/>
                      </a:prstGeom>
                      <a:ln/>
                    </pic:spPr>
                  </pic:pic>
                </a:graphicData>
              </a:graphic>
            </wp:inline>
          </w:drawing>
        </w:r>
      </w:del>
    </w:p>
    <w:p w14:paraId="5B99FB9C" w14:textId="766E038A" w:rsidR="00341B5B" w:rsidDel="00FA4964" w:rsidRDefault="003E6BDD">
      <w:pPr>
        <w:widowControl/>
        <w:spacing w:line="240" w:lineRule="auto"/>
        <w:jc w:val="center"/>
        <w:rPr>
          <w:del w:id="1539" w:author="Igor Santiago" w:date="2022-06-09T01:09:00Z"/>
          <w:color w:val="0070C0"/>
        </w:rPr>
      </w:pPr>
      <w:del w:id="1540" w:author="Igor Santiago" w:date="2022-06-09T01:09:00Z">
        <w:r w:rsidDel="00FA4964">
          <w:rPr>
            <w:color w:val="0070C0"/>
          </w:rPr>
          <w:delText>Figura 3: Exemplo de Backlog</w:delText>
        </w:r>
      </w:del>
    </w:p>
    <w:p w14:paraId="3D56671D" w14:textId="758AAE8E" w:rsidR="00341B5B" w:rsidDel="00FA4964" w:rsidRDefault="00341B5B">
      <w:pPr>
        <w:widowControl/>
        <w:spacing w:line="240" w:lineRule="auto"/>
        <w:jc w:val="center"/>
        <w:rPr>
          <w:del w:id="1541" w:author="Igor Santiago" w:date="2022-06-09T01:09:00Z"/>
          <w:b/>
          <w:color w:val="0070C0"/>
        </w:rPr>
      </w:pPr>
    </w:p>
    <w:p w14:paraId="36BE9C67" w14:textId="64576D4D" w:rsidR="00341B5B" w:rsidDel="00FA4964" w:rsidRDefault="00341B5B">
      <w:pPr>
        <w:widowControl/>
        <w:spacing w:line="240" w:lineRule="auto"/>
        <w:jc w:val="center"/>
        <w:rPr>
          <w:del w:id="1542" w:author="Igor Santiago" w:date="2022-06-09T01:09:00Z"/>
          <w:b/>
          <w:color w:val="0070C0"/>
        </w:rPr>
      </w:pPr>
    </w:p>
    <w:p w14:paraId="4982DF3A" w14:textId="202AE9D2" w:rsidR="00341B5B" w:rsidDel="00FA4964" w:rsidRDefault="00FA4964">
      <w:pPr>
        <w:widowControl/>
        <w:spacing w:line="240" w:lineRule="auto"/>
        <w:jc w:val="center"/>
        <w:rPr>
          <w:del w:id="1543" w:author="Igor Santiago" w:date="2022-06-09T01:12:00Z"/>
          <w:b/>
          <w:color w:val="0070C0"/>
        </w:rPr>
      </w:pPr>
      <w:ins w:id="1544" w:author="Igor Santiago" w:date="2022-06-09T01:09:00Z">
        <w:r>
          <w:rPr>
            <w:noProof/>
            <w:color w:val="0070C0"/>
            <w:bdr w:val="none" w:sz="0" w:space="0" w:color="auto" w:frame="1"/>
          </w:rPr>
          <w:lastRenderedPageBreak/>
          <w:drawing>
            <wp:inline distT="0" distB="0" distL="0" distR="0" wp14:anchorId="4D8AFA0C" wp14:editId="4D774032">
              <wp:extent cx="1298273" cy="3584672"/>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0686" cy="3591334"/>
                      </a:xfrm>
                      <a:prstGeom prst="rect">
                        <a:avLst/>
                      </a:prstGeom>
                      <a:noFill/>
                      <a:ln>
                        <a:noFill/>
                      </a:ln>
                    </pic:spPr>
                  </pic:pic>
                </a:graphicData>
              </a:graphic>
            </wp:inline>
          </w:drawing>
        </w:r>
      </w:ins>
    </w:p>
    <w:p w14:paraId="3CBA9CAC" w14:textId="77777777" w:rsidR="00341B5B" w:rsidRDefault="00341B5B" w:rsidP="00FA4964">
      <w:pPr>
        <w:widowControl/>
        <w:spacing w:line="240" w:lineRule="auto"/>
        <w:jc w:val="center"/>
        <w:rPr>
          <w:b/>
          <w:color w:val="0070C0"/>
        </w:rPr>
      </w:pPr>
    </w:p>
    <w:p w14:paraId="5E193BD6" w14:textId="1F635E9E" w:rsidR="00341B5B" w:rsidRPr="00A44348" w:rsidDel="00FA4964" w:rsidRDefault="00FA4964">
      <w:pPr>
        <w:widowControl/>
        <w:spacing w:line="240" w:lineRule="auto"/>
        <w:jc w:val="center"/>
        <w:rPr>
          <w:del w:id="1545" w:author="Igor Santiago" w:date="2022-06-09T01:12:00Z"/>
          <w:sz w:val="18"/>
          <w:szCs w:val="18"/>
          <w:lang w:val="pt-BR"/>
          <w:rPrChange w:id="1546" w:author="Ines" w:date="2022-06-09T10:14:00Z">
            <w:rPr>
              <w:del w:id="1547" w:author="Igor Santiago" w:date="2022-06-09T01:12:00Z"/>
              <w:sz w:val="18"/>
              <w:szCs w:val="18"/>
            </w:rPr>
          </w:rPrChange>
        </w:rPr>
      </w:pPr>
      <w:ins w:id="1548" w:author="Igor Santiago" w:date="2022-06-09T01:12:00Z">
        <w:r w:rsidRPr="00A44348">
          <w:rPr>
            <w:sz w:val="18"/>
            <w:szCs w:val="18"/>
            <w:lang w:val="pt-BR"/>
            <w:rPrChange w:id="1549" w:author="Ines" w:date="2022-06-09T10:14:00Z">
              <w:rPr>
                <w:sz w:val="18"/>
                <w:szCs w:val="18"/>
              </w:rPr>
            </w:rPrChange>
          </w:rPr>
          <w:t>Figura 3 – Exemplo de Backlog</w:t>
        </w:r>
      </w:ins>
    </w:p>
    <w:p w14:paraId="4231847A" w14:textId="77777777" w:rsidR="00FA4964" w:rsidRPr="00A44348" w:rsidRDefault="00FA4964" w:rsidP="00FA4964">
      <w:pPr>
        <w:widowControl/>
        <w:pBdr>
          <w:top w:val="nil"/>
          <w:left w:val="nil"/>
          <w:bottom w:val="nil"/>
          <w:right w:val="nil"/>
          <w:between w:val="nil"/>
        </w:pBdr>
        <w:spacing w:line="240" w:lineRule="auto"/>
        <w:ind w:left="708"/>
        <w:jc w:val="center"/>
        <w:rPr>
          <w:ins w:id="1550" w:author="Igor Santiago" w:date="2022-06-09T01:12:00Z"/>
          <w:b/>
          <w:color w:val="0070C0"/>
          <w:lang w:val="pt-BR"/>
          <w:rPrChange w:id="1551" w:author="Ines" w:date="2022-06-09T10:14:00Z">
            <w:rPr>
              <w:ins w:id="1552" w:author="Igor Santiago" w:date="2022-06-09T01:12:00Z"/>
              <w:b/>
              <w:color w:val="0070C0"/>
            </w:rPr>
          </w:rPrChange>
        </w:rPr>
      </w:pPr>
    </w:p>
    <w:p w14:paraId="09197A48" w14:textId="77777777" w:rsidR="00341B5B" w:rsidRPr="00A44348" w:rsidDel="008B4374" w:rsidRDefault="00341B5B">
      <w:pPr>
        <w:widowControl/>
        <w:spacing w:line="240" w:lineRule="auto"/>
        <w:jc w:val="center"/>
        <w:rPr>
          <w:del w:id="1553" w:author="Igor Santiago" w:date="2022-06-09T12:11:00Z"/>
          <w:b/>
          <w:color w:val="0070C0"/>
          <w:lang w:val="pt-BR"/>
          <w:rPrChange w:id="1554" w:author="Ines" w:date="2022-06-09T10:14:00Z">
            <w:rPr>
              <w:del w:id="1555" w:author="Igor Santiago" w:date="2022-06-09T12:11:00Z"/>
              <w:b/>
              <w:color w:val="0070C0"/>
            </w:rPr>
          </w:rPrChange>
        </w:rPr>
      </w:pPr>
    </w:p>
    <w:p w14:paraId="3174C119" w14:textId="77777777" w:rsidR="00341B5B" w:rsidRPr="00A44348" w:rsidDel="008B4374" w:rsidRDefault="00341B5B">
      <w:pPr>
        <w:widowControl/>
        <w:spacing w:line="240" w:lineRule="auto"/>
        <w:jc w:val="center"/>
        <w:rPr>
          <w:del w:id="1556" w:author="Igor Santiago" w:date="2022-06-09T12:11:00Z"/>
          <w:b/>
          <w:color w:val="0070C0"/>
          <w:lang w:val="pt-BR"/>
          <w:rPrChange w:id="1557" w:author="Ines" w:date="2022-06-09T10:14:00Z">
            <w:rPr>
              <w:del w:id="1558" w:author="Igor Santiago" w:date="2022-06-09T12:11:00Z"/>
              <w:b/>
              <w:color w:val="0070C0"/>
            </w:rPr>
          </w:rPrChange>
        </w:rPr>
      </w:pPr>
    </w:p>
    <w:p w14:paraId="7B283AD6" w14:textId="77777777" w:rsidR="00FA4964" w:rsidRPr="00A44348" w:rsidRDefault="00FA4964">
      <w:pPr>
        <w:widowControl/>
        <w:spacing w:line="240" w:lineRule="auto"/>
        <w:rPr>
          <w:ins w:id="1559" w:author="Igor Santiago" w:date="2022-06-09T01:16:00Z"/>
          <w:b/>
          <w:lang w:val="pt-BR"/>
          <w:rPrChange w:id="1560" w:author="Ines" w:date="2022-06-09T10:14:00Z">
            <w:rPr>
              <w:ins w:id="1561" w:author="Igor Santiago" w:date="2022-06-09T01:16:00Z"/>
              <w:b/>
            </w:rPr>
          </w:rPrChange>
        </w:rPr>
        <w:pPrChange w:id="1562" w:author="Igor Santiago" w:date="2022-06-09T12:11:00Z">
          <w:pPr>
            <w:widowControl/>
            <w:spacing w:line="240" w:lineRule="auto"/>
            <w:jc w:val="center"/>
          </w:pPr>
        </w:pPrChange>
      </w:pPr>
    </w:p>
    <w:p w14:paraId="578EE073" w14:textId="77777777" w:rsidR="00FA4964" w:rsidRPr="00A44348" w:rsidRDefault="00FA4964">
      <w:pPr>
        <w:widowControl/>
        <w:spacing w:line="240" w:lineRule="auto"/>
        <w:jc w:val="center"/>
        <w:rPr>
          <w:ins w:id="1563" w:author="Igor Santiago" w:date="2022-06-09T01:16:00Z"/>
          <w:b/>
          <w:lang w:val="pt-BR"/>
          <w:rPrChange w:id="1564" w:author="Ines" w:date="2022-06-09T10:14:00Z">
            <w:rPr>
              <w:ins w:id="1565" w:author="Igor Santiago" w:date="2022-06-09T01:16:00Z"/>
              <w:b/>
            </w:rPr>
          </w:rPrChange>
        </w:rPr>
      </w:pPr>
    </w:p>
    <w:p w14:paraId="4795965F" w14:textId="77777777" w:rsidR="00FA4964" w:rsidRPr="00A44348" w:rsidRDefault="00FA4964">
      <w:pPr>
        <w:widowControl/>
        <w:spacing w:line="240" w:lineRule="auto"/>
        <w:jc w:val="center"/>
        <w:rPr>
          <w:ins w:id="1566" w:author="Igor Santiago" w:date="2022-06-09T01:16:00Z"/>
          <w:b/>
          <w:lang w:val="pt-BR"/>
          <w:rPrChange w:id="1567" w:author="Ines" w:date="2022-06-09T10:14:00Z">
            <w:rPr>
              <w:ins w:id="1568" w:author="Igor Santiago" w:date="2022-06-09T01:16:00Z"/>
              <w:b/>
            </w:rPr>
          </w:rPrChange>
        </w:rPr>
      </w:pPr>
    </w:p>
    <w:p w14:paraId="6720A49C" w14:textId="1F457B3D" w:rsidR="00341B5B" w:rsidRPr="00A44348" w:rsidRDefault="00FA4964">
      <w:pPr>
        <w:widowControl/>
        <w:spacing w:line="240" w:lineRule="auto"/>
        <w:jc w:val="center"/>
        <w:rPr>
          <w:b/>
          <w:lang w:val="pt-BR"/>
          <w:rPrChange w:id="1569" w:author="Ines" w:date="2022-06-09T10:14:00Z">
            <w:rPr>
              <w:b/>
              <w:color w:val="0070C0"/>
            </w:rPr>
          </w:rPrChange>
        </w:rPr>
      </w:pPr>
      <w:ins w:id="1570" w:author="Igor Santiago" w:date="2022-06-09T01:12:00Z">
        <w:r w:rsidRPr="00A44348">
          <w:rPr>
            <w:b/>
            <w:lang w:val="pt-BR"/>
            <w:rPrChange w:id="1571" w:author="Ines" w:date="2022-06-09T10:14:00Z">
              <w:rPr>
                <w:b/>
              </w:rPr>
            </w:rPrChange>
          </w:rPr>
          <w:t>Tabela 4</w:t>
        </w:r>
      </w:ins>
      <w:del w:id="1572" w:author="Igor Santiago" w:date="2022-06-09T01:12:00Z">
        <w:r w:rsidR="003E6BDD" w:rsidRPr="00A44348" w:rsidDel="00FA4964">
          <w:rPr>
            <w:b/>
            <w:lang w:val="pt-BR"/>
            <w:rPrChange w:id="1573" w:author="Ines" w:date="2022-06-09T10:14:00Z">
              <w:rPr>
                <w:b/>
                <w:color w:val="0070C0"/>
              </w:rPr>
            </w:rPrChange>
          </w:rPr>
          <w:delText xml:space="preserve">Figura </w:delText>
        </w:r>
      </w:del>
      <w:del w:id="1574" w:author="Igor Santiago" w:date="2022-06-09T01:11:00Z">
        <w:r w:rsidR="003E6BDD" w:rsidRPr="00A44348" w:rsidDel="00FA4964">
          <w:rPr>
            <w:b/>
            <w:lang w:val="pt-BR"/>
            <w:rPrChange w:id="1575" w:author="Ines" w:date="2022-06-09T10:14:00Z">
              <w:rPr>
                <w:b/>
                <w:color w:val="0070C0"/>
              </w:rPr>
            </w:rPrChange>
          </w:rPr>
          <w:delText>8</w:delText>
        </w:r>
      </w:del>
      <w:r w:rsidR="003E6BDD" w:rsidRPr="00A44348">
        <w:rPr>
          <w:b/>
          <w:lang w:val="pt-BR"/>
          <w:rPrChange w:id="1576" w:author="Ines" w:date="2022-06-09T10:14:00Z">
            <w:rPr>
              <w:b/>
              <w:color w:val="0070C0"/>
            </w:rPr>
          </w:rPrChange>
        </w:rPr>
        <w:t>: Tabelas de serviços e funcionalidades do produto</w:t>
      </w:r>
    </w:p>
    <w:tbl>
      <w:tblPr>
        <w:tblStyle w:val="a7"/>
        <w:tblW w:w="8642"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0"/>
        <w:gridCol w:w="2843"/>
        <w:gridCol w:w="2909"/>
      </w:tblGrid>
      <w:tr w:rsidR="00341B5B" w:rsidRPr="00432DC2" w:rsidDel="00FA4964" w14:paraId="53987221" w14:textId="36BF4025">
        <w:trPr>
          <w:del w:id="1577" w:author="Igor Santiago" w:date="2022-06-09T01:14:00Z"/>
        </w:trPr>
        <w:tc>
          <w:tcPr>
            <w:tcW w:w="2890" w:type="dxa"/>
            <w:shd w:val="clear" w:color="auto" w:fill="D9D9D9"/>
          </w:tcPr>
          <w:p w14:paraId="6A57EE47" w14:textId="6F22483F" w:rsidR="00341B5B" w:rsidRPr="00A44348" w:rsidDel="00FA4964" w:rsidRDefault="003E6BDD">
            <w:pPr>
              <w:widowControl/>
              <w:pBdr>
                <w:top w:val="nil"/>
                <w:left w:val="nil"/>
                <w:bottom w:val="nil"/>
                <w:right w:val="nil"/>
                <w:between w:val="nil"/>
              </w:pBdr>
              <w:spacing w:line="240" w:lineRule="auto"/>
              <w:jc w:val="center"/>
              <w:rPr>
                <w:del w:id="1578" w:author="Igor Santiago" w:date="2022-06-09T01:14:00Z"/>
                <w:color w:val="0070C0"/>
                <w:lang w:val="pt-BR"/>
                <w:rPrChange w:id="1579" w:author="Ines" w:date="2022-06-09T10:14:00Z">
                  <w:rPr>
                    <w:del w:id="1580" w:author="Igor Santiago" w:date="2022-06-09T01:14:00Z"/>
                    <w:color w:val="0070C0"/>
                  </w:rPr>
                </w:rPrChange>
              </w:rPr>
            </w:pPr>
            <w:del w:id="1581" w:author="Igor Santiago" w:date="2022-06-09T01:14:00Z">
              <w:r w:rsidRPr="00A44348" w:rsidDel="00FA4964">
                <w:rPr>
                  <w:color w:val="0070C0"/>
                  <w:lang w:val="pt-BR"/>
                  <w:rPrChange w:id="1582" w:author="Ines" w:date="2022-06-09T10:14:00Z">
                    <w:rPr>
                      <w:color w:val="0070C0"/>
                    </w:rPr>
                  </w:rPrChange>
                </w:rPr>
                <w:delText>SERVIÇO</w:delText>
              </w:r>
            </w:del>
          </w:p>
        </w:tc>
        <w:tc>
          <w:tcPr>
            <w:tcW w:w="2843" w:type="dxa"/>
            <w:shd w:val="clear" w:color="auto" w:fill="D9D9D9"/>
          </w:tcPr>
          <w:p w14:paraId="4A5D126D" w14:textId="0CD9BE18" w:rsidR="00341B5B" w:rsidRPr="00A44348" w:rsidDel="00FA4964" w:rsidRDefault="003E6BDD">
            <w:pPr>
              <w:widowControl/>
              <w:pBdr>
                <w:top w:val="nil"/>
                <w:left w:val="nil"/>
                <w:bottom w:val="nil"/>
                <w:right w:val="nil"/>
                <w:between w:val="nil"/>
              </w:pBdr>
              <w:spacing w:line="240" w:lineRule="auto"/>
              <w:jc w:val="center"/>
              <w:rPr>
                <w:del w:id="1583" w:author="Igor Santiago" w:date="2022-06-09T01:14:00Z"/>
                <w:color w:val="0070C0"/>
                <w:lang w:val="pt-BR"/>
                <w:rPrChange w:id="1584" w:author="Ines" w:date="2022-06-09T10:14:00Z">
                  <w:rPr>
                    <w:del w:id="1585" w:author="Igor Santiago" w:date="2022-06-09T01:14:00Z"/>
                    <w:color w:val="0070C0"/>
                  </w:rPr>
                </w:rPrChange>
              </w:rPr>
            </w:pPr>
            <w:del w:id="1586" w:author="Igor Santiago" w:date="2022-06-09T01:14:00Z">
              <w:r w:rsidRPr="00A44348" w:rsidDel="00FA4964">
                <w:rPr>
                  <w:color w:val="0070C0"/>
                  <w:lang w:val="pt-BR"/>
                  <w:rPrChange w:id="1587" w:author="Ines" w:date="2022-06-09T10:14:00Z">
                    <w:rPr>
                      <w:color w:val="0070C0"/>
                    </w:rPr>
                  </w:rPrChange>
                </w:rPr>
                <w:delText>NOME</w:delText>
              </w:r>
            </w:del>
          </w:p>
        </w:tc>
        <w:tc>
          <w:tcPr>
            <w:tcW w:w="2909" w:type="dxa"/>
            <w:shd w:val="clear" w:color="auto" w:fill="D9D9D9"/>
          </w:tcPr>
          <w:p w14:paraId="6F98CA5E" w14:textId="74E600F2" w:rsidR="00341B5B" w:rsidRPr="00A44348" w:rsidDel="00FA4964" w:rsidRDefault="003E6BDD">
            <w:pPr>
              <w:widowControl/>
              <w:pBdr>
                <w:top w:val="nil"/>
                <w:left w:val="nil"/>
                <w:bottom w:val="nil"/>
                <w:right w:val="nil"/>
                <w:between w:val="nil"/>
              </w:pBdr>
              <w:spacing w:line="240" w:lineRule="auto"/>
              <w:jc w:val="center"/>
              <w:rPr>
                <w:del w:id="1588" w:author="Igor Santiago" w:date="2022-06-09T01:14:00Z"/>
                <w:color w:val="0070C0"/>
                <w:lang w:val="pt-BR"/>
                <w:rPrChange w:id="1589" w:author="Ines" w:date="2022-06-09T10:14:00Z">
                  <w:rPr>
                    <w:del w:id="1590" w:author="Igor Santiago" w:date="2022-06-09T01:14:00Z"/>
                    <w:color w:val="0070C0"/>
                  </w:rPr>
                </w:rPrChange>
              </w:rPr>
            </w:pPr>
            <w:del w:id="1591" w:author="Igor Santiago" w:date="2022-06-09T01:14:00Z">
              <w:r w:rsidRPr="00A44348" w:rsidDel="00FA4964">
                <w:rPr>
                  <w:color w:val="0070C0"/>
                  <w:lang w:val="pt-BR"/>
                  <w:rPrChange w:id="1592" w:author="Ines" w:date="2022-06-09T10:14:00Z">
                    <w:rPr>
                      <w:color w:val="0070C0"/>
                    </w:rPr>
                  </w:rPrChange>
                </w:rPr>
                <w:delText>Descrição</w:delText>
              </w:r>
            </w:del>
          </w:p>
        </w:tc>
      </w:tr>
      <w:tr w:rsidR="00341B5B" w:rsidRPr="00432DC2" w:rsidDel="00FA4964" w14:paraId="67E9C717" w14:textId="733D812B">
        <w:trPr>
          <w:del w:id="1593" w:author="Igor Santiago" w:date="2022-06-09T01:14:00Z"/>
        </w:trPr>
        <w:tc>
          <w:tcPr>
            <w:tcW w:w="2890" w:type="dxa"/>
            <w:vMerge w:val="restart"/>
          </w:tcPr>
          <w:p w14:paraId="1A5F511B" w14:textId="1B1F01F8" w:rsidR="00341B5B" w:rsidRPr="00A44348" w:rsidDel="00FA4964" w:rsidRDefault="003E6BDD">
            <w:pPr>
              <w:widowControl/>
              <w:pBdr>
                <w:top w:val="nil"/>
                <w:left w:val="nil"/>
                <w:bottom w:val="nil"/>
                <w:right w:val="nil"/>
                <w:between w:val="nil"/>
              </w:pBdr>
              <w:spacing w:line="240" w:lineRule="auto"/>
              <w:jc w:val="center"/>
              <w:rPr>
                <w:del w:id="1594" w:author="Igor Santiago" w:date="2022-06-09T01:12:00Z"/>
                <w:color w:val="0070C0"/>
                <w:lang w:val="pt-BR"/>
                <w:rPrChange w:id="1595" w:author="Ines" w:date="2022-06-09T10:14:00Z">
                  <w:rPr>
                    <w:del w:id="1596" w:author="Igor Santiago" w:date="2022-06-09T01:12:00Z"/>
                    <w:color w:val="0070C0"/>
                  </w:rPr>
                </w:rPrChange>
              </w:rPr>
            </w:pPr>
            <w:del w:id="1597" w:author="Igor Santiago" w:date="2022-06-09T01:12:00Z">
              <w:r w:rsidRPr="00A44348" w:rsidDel="00FA4964">
                <w:rPr>
                  <w:color w:val="0070C0"/>
                  <w:lang w:val="pt-BR"/>
                  <w:rPrChange w:id="1598" w:author="Ines" w:date="2022-06-09T10:14:00Z">
                    <w:rPr>
                      <w:color w:val="0070C0"/>
                    </w:rPr>
                  </w:rPrChange>
                </w:rPr>
                <w:delText xml:space="preserve">Gestão de Usuários - </w:delText>
              </w:r>
            </w:del>
          </w:p>
          <w:p w14:paraId="55B7289D" w14:textId="0F9B3939" w:rsidR="00FA4964" w:rsidRPr="00A44348" w:rsidDel="00FA4964" w:rsidRDefault="003E6BDD" w:rsidP="00FA4964">
            <w:pPr>
              <w:widowControl/>
              <w:pBdr>
                <w:top w:val="nil"/>
                <w:left w:val="nil"/>
                <w:bottom w:val="nil"/>
                <w:right w:val="nil"/>
                <w:between w:val="nil"/>
              </w:pBdr>
              <w:spacing w:line="240" w:lineRule="auto"/>
              <w:jc w:val="center"/>
              <w:rPr>
                <w:del w:id="1599" w:author="Igor Santiago" w:date="2022-06-09T01:14:00Z"/>
                <w:color w:val="000000"/>
                <w:lang w:val="pt-BR"/>
                <w:rPrChange w:id="1600" w:author="Ines" w:date="2022-06-09T10:14:00Z">
                  <w:rPr>
                    <w:del w:id="1601" w:author="Igor Santiago" w:date="2022-06-09T01:14:00Z"/>
                    <w:color w:val="0070C0"/>
                  </w:rPr>
                </w:rPrChange>
              </w:rPr>
            </w:pPr>
            <w:del w:id="1602" w:author="Igor Santiago" w:date="2022-06-09T01:12:00Z">
              <w:r w:rsidRPr="00A44348" w:rsidDel="00FA4964">
                <w:rPr>
                  <w:color w:val="0070C0"/>
                  <w:lang w:val="pt-BR"/>
                  <w:rPrChange w:id="1603" w:author="Ines" w:date="2022-06-09T10:14:00Z">
                    <w:rPr>
                      <w:color w:val="0070C0"/>
                    </w:rPr>
                  </w:rPrChange>
                </w:rPr>
                <w:delText>Este serviço realiza todas as tarefas relacionas à administração de pessoas que possuem acesso ao sistema e seus recursos.</w:delText>
              </w:r>
            </w:del>
          </w:p>
        </w:tc>
        <w:tc>
          <w:tcPr>
            <w:tcW w:w="2843" w:type="dxa"/>
          </w:tcPr>
          <w:p w14:paraId="6E9DE487" w14:textId="4CEFCCCD" w:rsidR="00341B5B" w:rsidRPr="00A44348" w:rsidDel="00FA4964" w:rsidRDefault="003E6BDD">
            <w:pPr>
              <w:widowControl/>
              <w:pBdr>
                <w:top w:val="nil"/>
                <w:left w:val="nil"/>
                <w:bottom w:val="nil"/>
                <w:right w:val="nil"/>
                <w:between w:val="nil"/>
              </w:pBdr>
              <w:spacing w:line="240" w:lineRule="auto"/>
              <w:jc w:val="center"/>
              <w:rPr>
                <w:del w:id="1604" w:author="Igor Santiago" w:date="2022-06-09T01:14:00Z"/>
                <w:color w:val="0070C0"/>
                <w:lang w:val="pt-BR"/>
                <w:rPrChange w:id="1605" w:author="Ines" w:date="2022-06-09T10:14:00Z">
                  <w:rPr>
                    <w:del w:id="1606" w:author="Igor Santiago" w:date="2022-06-09T01:14:00Z"/>
                    <w:color w:val="0070C0"/>
                  </w:rPr>
                </w:rPrChange>
              </w:rPr>
            </w:pPr>
            <w:del w:id="1607" w:author="Igor Santiago" w:date="2022-06-09T01:13:00Z">
              <w:r w:rsidRPr="00A44348" w:rsidDel="00FA4964">
                <w:rPr>
                  <w:color w:val="0070C0"/>
                  <w:lang w:val="pt-BR"/>
                  <w:rPrChange w:id="1608" w:author="Ines" w:date="2022-06-09T10:14:00Z">
                    <w:rPr>
                      <w:color w:val="0070C0"/>
                    </w:rPr>
                  </w:rPrChange>
                </w:rPr>
                <w:delText>Associar Papeis</w:delText>
              </w:r>
            </w:del>
          </w:p>
        </w:tc>
        <w:tc>
          <w:tcPr>
            <w:tcW w:w="2909" w:type="dxa"/>
          </w:tcPr>
          <w:p w14:paraId="3A54F28C" w14:textId="4C83B181" w:rsidR="00341B5B" w:rsidRPr="00A44348" w:rsidDel="00FA4964" w:rsidRDefault="003E6BDD">
            <w:pPr>
              <w:widowControl/>
              <w:pBdr>
                <w:top w:val="nil"/>
                <w:left w:val="nil"/>
                <w:bottom w:val="nil"/>
                <w:right w:val="nil"/>
                <w:between w:val="nil"/>
              </w:pBdr>
              <w:spacing w:line="240" w:lineRule="auto"/>
              <w:jc w:val="center"/>
              <w:rPr>
                <w:del w:id="1609" w:author="Igor Santiago" w:date="2022-06-09T01:14:00Z"/>
                <w:color w:val="0070C0"/>
                <w:lang w:val="pt-BR"/>
                <w:rPrChange w:id="1610" w:author="Ines" w:date="2022-06-09T10:14:00Z">
                  <w:rPr>
                    <w:del w:id="1611" w:author="Igor Santiago" w:date="2022-06-09T01:14:00Z"/>
                    <w:color w:val="0070C0"/>
                  </w:rPr>
                </w:rPrChange>
              </w:rPr>
            </w:pPr>
            <w:del w:id="1612" w:author="Igor Santiago" w:date="2022-06-09T01:13:00Z">
              <w:r w:rsidRPr="00A44348" w:rsidDel="00FA4964">
                <w:rPr>
                  <w:color w:val="0070C0"/>
                  <w:lang w:val="pt-BR"/>
                  <w:rPrChange w:id="1613" w:author="Ines" w:date="2022-06-09T10:14:00Z">
                    <w:rPr>
                      <w:color w:val="0070C0"/>
                    </w:rPr>
                  </w:rPrChange>
                </w:rPr>
                <w:delText>Permite a cada atribuir papéis (usuário comum, administrador) aos usuários do sistema de forma a conceder, atualizar e remover privilégios de acesso (leitura, edição, remoção) aos recursos do sistema</w:delText>
              </w:r>
            </w:del>
          </w:p>
        </w:tc>
      </w:tr>
      <w:tr w:rsidR="00341B5B" w:rsidRPr="00432DC2" w:rsidDel="00FA4964" w14:paraId="60213D29" w14:textId="021020DC">
        <w:trPr>
          <w:del w:id="1614" w:author="Igor Santiago" w:date="2022-06-09T01:14:00Z"/>
        </w:trPr>
        <w:tc>
          <w:tcPr>
            <w:tcW w:w="2890" w:type="dxa"/>
            <w:vMerge/>
          </w:tcPr>
          <w:p w14:paraId="0E879C38" w14:textId="199150A0" w:rsidR="00341B5B" w:rsidRPr="00A44348" w:rsidDel="00FA4964" w:rsidRDefault="00341B5B">
            <w:pPr>
              <w:pBdr>
                <w:top w:val="nil"/>
                <w:left w:val="nil"/>
                <w:bottom w:val="nil"/>
                <w:right w:val="nil"/>
                <w:between w:val="nil"/>
              </w:pBdr>
              <w:spacing w:line="276" w:lineRule="auto"/>
              <w:rPr>
                <w:del w:id="1615" w:author="Igor Santiago" w:date="2022-06-09T01:14:00Z"/>
                <w:color w:val="0070C0"/>
                <w:lang w:val="pt-BR"/>
                <w:rPrChange w:id="1616" w:author="Ines" w:date="2022-06-09T10:14:00Z">
                  <w:rPr>
                    <w:del w:id="1617" w:author="Igor Santiago" w:date="2022-06-09T01:14:00Z"/>
                    <w:color w:val="0070C0"/>
                  </w:rPr>
                </w:rPrChange>
              </w:rPr>
            </w:pPr>
          </w:p>
        </w:tc>
        <w:tc>
          <w:tcPr>
            <w:tcW w:w="2843" w:type="dxa"/>
          </w:tcPr>
          <w:p w14:paraId="0380C22D" w14:textId="74EF8CA0" w:rsidR="00341B5B" w:rsidRPr="00A44348" w:rsidDel="00FA4964" w:rsidRDefault="003E6BDD">
            <w:pPr>
              <w:widowControl/>
              <w:pBdr>
                <w:top w:val="nil"/>
                <w:left w:val="nil"/>
                <w:bottom w:val="nil"/>
                <w:right w:val="nil"/>
                <w:between w:val="nil"/>
              </w:pBdr>
              <w:spacing w:line="240" w:lineRule="auto"/>
              <w:jc w:val="center"/>
              <w:rPr>
                <w:del w:id="1618" w:author="Igor Santiago" w:date="2022-06-09T01:14:00Z"/>
                <w:color w:val="0070C0"/>
                <w:lang w:val="pt-BR"/>
                <w:rPrChange w:id="1619" w:author="Ines" w:date="2022-06-09T10:14:00Z">
                  <w:rPr>
                    <w:del w:id="1620" w:author="Igor Santiago" w:date="2022-06-09T01:14:00Z"/>
                    <w:color w:val="0070C0"/>
                  </w:rPr>
                </w:rPrChange>
              </w:rPr>
            </w:pPr>
            <w:del w:id="1621" w:author="Igor Santiago" w:date="2022-06-09T01:13:00Z">
              <w:r w:rsidRPr="00A44348" w:rsidDel="00FA4964">
                <w:rPr>
                  <w:color w:val="0070C0"/>
                  <w:lang w:val="pt-BR"/>
                  <w:rPrChange w:id="1622" w:author="Ines" w:date="2022-06-09T10:14:00Z">
                    <w:rPr>
                      <w:color w:val="0070C0"/>
                    </w:rPr>
                  </w:rPrChange>
                </w:rPr>
                <w:delText>Remover Usuários</w:delText>
              </w:r>
            </w:del>
          </w:p>
        </w:tc>
        <w:tc>
          <w:tcPr>
            <w:tcW w:w="2909" w:type="dxa"/>
          </w:tcPr>
          <w:p w14:paraId="7DA5E3CD" w14:textId="19E85BA2" w:rsidR="00341B5B" w:rsidRPr="00A44348" w:rsidDel="00FA4964" w:rsidRDefault="003E6BDD">
            <w:pPr>
              <w:pStyle w:val="NormalWeb"/>
              <w:jc w:val="center"/>
              <w:rPr>
                <w:del w:id="1623" w:author="Igor Santiago" w:date="2022-06-09T01:14:00Z"/>
                <w:lang w:val="pt-BR"/>
                <w:rPrChange w:id="1624" w:author="Ines" w:date="2022-06-09T10:14:00Z">
                  <w:rPr>
                    <w:del w:id="1625" w:author="Igor Santiago" w:date="2022-06-09T01:14:00Z"/>
                    <w:color w:val="0070C0"/>
                  </w:rPr>
                </w:rPrChange>
              </w:rPr>
              <w:pPrChange w:id="1626" w:author="Igor Santiago" w:date="2022-06-09T01:13:00Z">
                <w:pPr>
                  <w:widowControl/>
                  <w:pBdr>
                    <w:top w:val="nil"/>
                    <w:left w:val="nil"/>
                    <w:bottom w:val="nil"/>
                    <w:right w:val="nil"/>
                    <w:between w:val="nil"/>
                  </w:pBdr>
                  <w:spacing w:line="240" w:lineRule="auto"/>
                  <w:jc w:val="center"/>
                </w:pPr>
              </w:pPrChange>
            </w:pPr>
            <w:del w:id="1627" w:author="Igor Santiago" w:date="2022-06-09T01:13:00Z">
              <w:r w:rsidRPr="00A44348" w:rsidDel="00FA4964">
                <w:rPr>
                  <w:color w:val="0070C0"/>
                  <w:lang w:val="pt-BR"/>
                  <w:rPrChange w:id="1628" w:author="Ines" w:date="2022-06-09T10:14:00Z">
                    <w:rPr>
                      <w:color w:val="0070C0"/>
                    </w:rPr>
                  </w:rPrChange>
                </w:rPr>
                <w:delText>Permite bloquear ou remover definitivamente um usuário do sistema</w:delText>
              </w:r>
            </w:del>
          </w:p>
        </w:tc>
      </w:tr>
      <w:tr w:rsidR="00341B5B" w:rsidRPr="00432DC2" w:rsidDel="00FA4964" w14:paraId="2624544D" w14:textId="2234792D">
        <w:trPr>
          <w:del w:id="1629" w:author="Igor Santiago" w:date="2022-06-09T01:14:00Z"/>
        </w:trPr>
        <w:tc>
          <w:tcPr>
            <w:tcW w:w="2890" w:type="dxa"/>
          </w:tcPr>
          <w:p w14:paraId="76343A50" w14:textId="440554D4" w:rsidR="00341B5B" w:rsidRPr="00A44348" w:rsidDel="00FA4964" w:rsidRDefault="003E6BDD">
            <w:pPr>
              <w:pStyle w:val="NormalWeb"/>
              <w:spacing w:before="0" w:beforeAutospacing="0" w:after="0" w:afterAutospacing="0"/>
              <w:jc w:val="center"/>
              <w:rPr>
                <w:del w:id="1630" w:author="Igor Santiago" w:date="2022-06-09T01:14:00Z"/>
                <w:lang w:val="pt-BR"/>
                <w:rPrChange w:id="1631" w:author="Ines" w:date="2022-06-09T10:14:00Z">
                  <w:rPr>
                    <w:del w:id="1632" w:author="Igor Santiago" w:date="2022-06-09T01:14:00Z"/>
                    <w:color w:val="0070C0"/>
                  </w:rPr>
                </w:rPrChange>
              </w:rPr>
              <w:pPrChange w:id="1633" w:author="Igor Santiago" w:date="2022-06-09T01:14:00Z">
                <w:pPr>
                  <w:widowControl/>
                  <w:pBdr>
                    <w:top w:val="nil"/>
                    <w:left w:val="nil"/>
                    <w:bottom w:val="nil"/>
                    <w:right w:val="nil"/>
                    <w:between w:val="nil"/>
                  </w:pBdr>
                  <w:spacing w:line="240" w:lineRule="auto"/>
                  <w:jc w:val="center"/>
                </w:pPr>
              </w:pPrChange>
            </w:pPr>
            <w:del w:id="1634" w:author="Igor Santiago" w:date="2022-06-09T01:14:00Z">
              <w:r w:rsidRPr="00A44348" w:rsidDel="00FA4964">
                <w:rPr>
                  <w:color w:val="0070C0"/>
                  <w:lang w:val="pt-BR"/>
                  <w:rPrChange w:id="1635" w:author="Ines" w:date="2022-06-09T10:14:00Z">
                    <w:rPr>
                      <w:color w:val="0070C0"/>
                    </w:rPr>
                  </w:rPrChange>
                </w:rPr>
                <w:delText>...</w:delText>
              </w:r>
            </w:del>
          </w:p>
        </w:tc>
        <w:tc>
          <w:tcPr>
            <w:tcW w:w="2843" w:type="dxa"/>
          </w:tcPr>
          <w:p w14:paraId="4CAE08E5" w14:textId="60C79B0C" w:rsidR="00FA4964" w:rsidRPr="00A44348" w:rsidDel="00FA4964" w:rsidRDefault="003E6BDD" w:rsidP="00FA4964">
            <w:pPr>
              <w:widowControl/>
              <w:pBdr>
                <w:top w:val="nil"/>
                <w:left w:val="nil"/>
                <w:bottom w:val="nil"/>
                <w:right w:val="nil"/>
                <w:between w:val="nil"/>
              </w:pBdr>
              <w:spacing w:line="240" w:lineRule="auto"/>
              <w:jc w:val="center"/>
              <w:rPr>
                <w:del w:id="1636" w:author="Igor Santiago" w:date="2022-06-09T01:14:00Z"/>
                <w:color w:val="000000"/>
                <w:lang w:val="pt-BR"/>
                <w:rPrChange w:id="1637" w:author="Ines" w:date="2022-06-09T10:14:00Z">
                  <w:rPr>
                    <w:del w:id="1638" w:author="Igor Santiago" w:date="2022-06-09T01:14:00Z"/>
                    <w:color w:val="0070C0"/>
                  </w:rPr>
                </w:rPrChange>
              </w:rPr>
            </w:pPr>
            <w:del w:id="1639" w:author="Igor Santiago" w:date="2022-06-09T01:14:00Z">
              <w:r w:rsidRPr="00A44348" w:rsidDel="00FA4964">
                <w:rPr>
                  <w:color w:val="0070C0"/>
                  <w:lang w:val="pt-BR"/>
                  <w:rPrChange w:id="1640" w:author="Ines" w:date="2022-06-09T10:14:00Z">
                    <w:rPr>
                      <w:color w:val="0070C0"/>
                    </w:rPr>
                  </w:rPrChange>
                </w:rPr>
                <w:delText>...</w:delText>
              </w:r>
            </w:del>
          </w:p>
        </w:tc>
        <w:tc>
          <w:tcPr>
            <w:tcW w:w="2909" w:type="dxa"/>
          </w:tcPr>
          <w:p w14:paraId="4B982084" w14:textId="0F7BFA0D" w:rsidR="00341B5B" w:rsidRPr="00A44348" w:rsidDel="00FA4964" w:rsidRDefault="003E6BDD">
            <w:pPr>
              <w:widowControl/>
              <w:pBdr>
                <w:top w:val="nil"/>
                <w:left w:val="nil"/>
                <w:bottom w:val="nil"/>
                <w:right w:val="nil"/>
                <w:between w:val="nil"/>
              </w:pBdr>
              <w:spacing w:line="240" w:lineRule="auto"/>
              <w:jc w:val="center"/>
              <w:rPr>
                <w:del w:id="1641" w:author="Igor Santiago" w:date="2022-06-09T01:14:00Z"/>
                <w:color w:val="0070C0"/>
                <w:lang w:val="pt-BR"/>
                <w:rPrChange w:id="1642" w:author="Ines" w:date="2022-06-09T10:14:00Z">
                  <w:rPr>
                    <w:del w:id="1643" w:author="Igor Santiago" w:date="2022-06-09T01:14:00Z"/>
                    <w:color w:val="0070C0"/>
                  </w:rPr>
                </w:rPrChange>
              </w:rPr>
            </w:pPr>
            <w:del w:id="1644" w:author="Igor Santiago" w:date="2022-06-09T01:14:00Z">
              <w:r w:rsidRPr="00A44348" w:rsidDel="00FA4964">
                <w:rPr>
                  <w:color w:val="0070C0"/>
                  <w:lang w:val="pt-BR"/>
                  <w:rPrChange w:id="1645" w:author="Ines" w:date="2022-06-09T10:14:00Z">
                    <w:rPr>
                      <w:color w:val="0070C0"/>
                    </w:rPr>
                  </w:rPrChange>
                </w:rPr>
                <w:delText>..</w:delText>
              </w:r>
            </w:del>
          </w:p>
        </w:tc>
      </w:tr>
      <w:tr w:rsidR="00341B5B" w:rsidRPr="00432DC2" w:rsidDel="00FA4964" w14:paraId="66767E92" w14:textId="6791E521">
        <w:trPr>
          <w:del w:id="1646" w:author="Igor Santiago" w:date="2022-06-09T01:14:00Z"/>
        </w:trPr>
        <w:tc>
          <w:tcPr>
            <w:tcW w:w="2890" w:type="dxa"/>
          </w:tcPr>
          <w:p w14:paraId="5AC2DA79" w14:textId="52196C84" w:rsidR="00341B5B" w:rsidRPr="00A44348" w:rsidDel="00FA4964" w:rsidRDefault="00341B5B">
            <w:pPr>
              <w:widowControl/>
              <w:pBdr>
                <w:top w:val="nil"/>
                <w:left w:val="nil"/>
                <w:bottom w:val="nil"/>
                <w:right w:val="nil"/>
                <w:between w:val="nil"/>
              </w:pBdr>
              <w:spacing w:line="240" w:lineRule="auto"/>
              <w:jc w:val="center"/>
              <w:rPr>
                <w:del w:id="1647" w:author="Igor Santiago" w:date="2022-06-09T01:14:00Z"/>
                <w:color w:val="0070C0"/>
                <w:lang w:val="pt-BR"/>
                <w:rPrChange w:id="1648" w:author="Ines" w:date="2022-06-09T10:14:00Z">
                  <w:rPr>
                    <w:del w:id="1649" w:author="Igor Santiago" w:date="2022-06-09T01:14:00Z"/>
                    <w:color w:val="0070C0"/>
                  </w:rPr>
                </w:rPrChange>
              </w:rPr>
            </w:pPr>
          </w:p>
        </w:tc>
        <w:tc>
          <w:tcPr>
            <w:tcW w:w="2843" w:type="dxa"/>
          </w:tcPr>
          <w:p w14:paraId="00443F42" w14:textId="3464F47F" w:rsidR="00341B5B" w:rsidRPr="00A44348" w:rsidDel="00FA4964" w:rsidRDefault="00341B5B">
            <w:pPr>
              <w:widowControl/>
              <w:pBdr>
                <w:top w:val="nil"/>
                <w:left w:val="nil"/>
                <w:bottom w:val="nil"/>
                <w:right w:val="nil"/>
                <w:between w:val="nil"/>
              </w:pBdr>
              <w:spacing w:line="240" w:lineRule="auto"/>
              <w:jc w:val="center"/>
              <w:rPr>
                <w:del w:id="1650" w:author="Igor Santiago" w:date="2022-06-09T01:14:00Z"/>
                <w:color w:val="0070C0"/>
                <w:lang w:val="pt-BR"/>
                <w:rPrChange w:id="1651" w:author="Ines" w:date="2022-06-09T10:14:00Z">
                  <w:rPr>
                    <w:del w:id="1652" w:author="Igor Santiago" w:date="2022-06-09T01:14:00Z"/>
                    <w:color w:val="0070C0"/>
                  </w:rPr>
                </w:rPrChange>
              </w:rPr>
            </w:pPr>
          </w:p>
        </w:tc>
        <w:tc>
          <w:tcPr>
            <w:tcW w:w="2909" w:type="dxa"/>
          </w:tcPr>
          <w:p w14:paraId="553B7EA6" w14:textId="20047F3C" w:rsidR="00341B5B" w:rsidRPr="00A44348" w:rsidDel="00FA4964" w:rsidRDefault="00341B5B">
            <w:pPr>
              <w:widowControl/>
              <w:pBdr>
                <w:top w:val="nil"/>
                <w:left w:val="nil"/>
                <w:bottom w:val="nil"/>
                <w:right w:val="nil"/>
                <w:between w:val="nil"/>
              </w:pBdr>
              <w:spacing w:line="240" w:lineRule="auto"/>
              <w:jc w:val="center"/>
              <w:rPr>
                <w:del w:id="1653" w:author="Igor Santiago" w:date="2022-06-09T01:14:00Z"/>
                <w:color w:val="0070C0"/>
                <w:lang w:val="pt-BR"/>
                <w:rPrChange w:id="1654" w:author="Ines" w:date="2022-06-09T10:14:00Z">
                  <w:rPr>
                    <w:del w:id="1655" w:author="Igor Santiago" w:date="2022-06-09T01:14:00Z"/>
                    <w:color w:val="0070C0"/>
                  </w:rPr>
                </w:rPrChange>
              </w:rPr>
            </w:pPr>
          </w:p>
        </w:tc>
      </w:tr>
    </w:tbl>
    <w:p w14:paraId="76C8030A" w14:textId="2D0D49A2" w:rsidR="00FA4964" w:rsidRPr="00FA4964" w:rsidRDefault="00FA4964" w:rsidP="00FA4964">
      <w:pPr>
        <w:widowControl/>
        <w:spacing w:line="240" w:lineRule="auto"/>
        <w:jc w:val="center"/>
        <w:rPr>
          <w:ins w:id="1656" w:author="Igor Santiago" w:date="2022-06-09T01:15:00Z"/>
          <w:sz w:val="24"/>
          <w:szCs w:val="24"/>
          <w:lang w:val="pt-BR" w:eastAsia="pt-BR"/>
        </w:rPr>
      </w:pPr>
    </w:p>
    <w:tbl>
      <w:tblPr>
        <w:tblW w:w="0" w:type="auto"/>
        <w:tblCellMar>
          <w:top w:w="15" w:type="dxa"/>
          <w:left w:w="15" w:type="dxa"/>
          <w:bottom w:w="15" w:type="dxa"/>
          <w:right w:w="15" w:type="dxa"/>
        </w:tblCellMar>
        <w:tblLook w:val="04A0" w:firstRow="1" w:lastRow="0" w:firstColumn="1" w:lastColumn="0" w:noHBand="0" w:noVBand="1"/>
      </w:tblPr>
      <w:tblGrid>
        <w:gridCol w:w="3912"/>
        <w:gridCol w:w="1528"/>
        <w:gridCol w:w="3910"/>
      </w:tblGrid>
      <w:tr w:rsidR="00FA4964" w:rsidRPr="00FA4964" w14:paraId="130883DB" w14:textId="77777777" w:rsidTr="00FA4964">
        <w:trPr>
          <w:ins w:id="1657" w:author="Igor Santiago" w:date="2022-06-09T01:15:00Z"/>
        </w:trPr>
        <w:tc>
          <w:tcPr>
            <w:tcW w:w="0" w:type="auto"/>
            <w:tcBorders>
              <w:top w:val="single" w:sz="4" w:space="0" w:color="000000"/>
              <w:left w:val="single" w:sz="4" w:space="0" w:color="000000"/>
              <w:bottom w:val="single" w:sz="4" w:space="0" w:color="000000"/>
              <w:right w:val="single" w:sz="4" w:space="0" w:color="000000"/>
            </w:tcBorders>
            <w:shd w:val="clear" w:color="auto" w:fill="1F497D" w:themeFill="text2"/>
            <w:tcMar>
              <w:top w:w="0" w:type="dxa"/>
              <w:left w:w="115" w:type="dxa"/>
              <w:bottom w:w="0" w:type="dxa"/>
              <w:right w:w="115" w:type="dxa"/>
            </w:tcMar>
            <w:hideMark/>
          </w:tcPr>
          <w:p w14:paraId="722989A5" w14:textId="77777777" w:rsidR="00FA4964" w:rsidRPr="00FA4964" w:rsidRDefault="00FA4964">
            <w:pPr>
              <w:jc w:val="center"/>
              <w:rPr>
                <w:ins w:id="1658" w:author="Igor Santiago" w:date="2022-06-09T01:15:00Z"/>
                <w:b/>
                <w:color w:val="DDDDDD"/>
                <w:rPrChange w:id="1659" w:author="Igor Santiago" w:date="2022-06-09T01:15:00Z">
                  <w:rPr>
                    <w:ins w:id="1660" w:author="Igor Santiago" w:date="2022-06-09T01:15:00Z"/>
                    <w:sz w:val="24"/>
                    <w:szCs w:val="24"/>
                    <w:lang w:val="pt-BR" w:eastAsia="pt-BR"/>
                  </w:rPr>
                </w:rPrChange>
              </w:rPr>
              <w:pPrChange w:id="1661" w:author="Igor Santiago" w:date="2022-06-09T01:15:00Z">
                <w:pPr>
                  <w:widowControl/>
                  <w:spacing w:line="240" w:lineRule="auto"/>
                  <w:jc w:val="center"/>
                </w:pPr>
              </w:pPrChange>
            </w:pPr>
            <w:ins w:id="1662" w:author="Igor Santiago" w:date="2022-06-09T01:15:00Z">
              <w:r w:rsidRPr="00FA4964">
                <w:rPr>
                  <w:b/>
                  <w:color w:val="DDDDDD"/>
                  <w:rPrChange w:id="1663" w:author="Igor Santiago" w:date="2022-06-09T01:15:00Z">
                    <w:rPr>
                      <w:color w:val="0070C0"/>
                      <w:lang w:val="pt-BR" w:eastAsia="pt-BR"/>
                    </w:rPr>
                  </w:rPrChange>
                </w:rPr>
                <w:t>SERVIÇO</w:t>
              </w:r>
            </w:ins>
          </w:p>
        </w:tc>
        <w:tc>
          <w:tcPr>
            <w:tcW w:w="0" w:type="auto"/>
            <w:tcBorders>
              <w:top w:val="single" w:sz="4" w:space="0" w:color="000000"/>
              <w:left w:val="single" w:sz="4" w:space="0" w:color="000000"/>
              <w:bottom w:val="single" w:sz="4" w:space="0" w:color="000000"/>
              <w:right w:val="single" w:sz="4" w:space="0" w:color="000000"/>
            </w:tcBorders>
            <w:shd w:val="clear" w:color="auto" w:fill="1F497D" w:themeFill="text2"/>
            <w:tcMar>
              <w:top w:w="0" w:type="dxa"/>
              <w:left w:w="115" w:type="dxa"/>
              <w:bottom w:w="0" w:type="dxa"/>
              <w:right w:w="115" w:type="dxa"/>
            </w:tcMar>
            <w:hideMark/>
          </w:tcPr>
          <w:p w14:paraId="3E927840" w14:textId="77777777" w:rsidR="00FA4964" w:rsidRPr="00FA4964" w:rsidRDefault="00FA4964">
            <w:pPr>
              <w:jc w:val="center"/>
              <w:rPr>
                <w:ins w:id="1664" w:author="Igor Santiago" w:date="2022-06-09T01:15:00Z"/>
                <w:b/>
                <w:color w:val="DDDDDD"/>
                <w:rPrChange w:id="1665" w:author="Igor Santiago" w:date="2022-06-09T01:15:00Z">
                  <w:rPr>
                    <w:ins w:id="1666" w:author="Igor Santiago" w:date="2022-06-09T01:15:00Z"/>
                    <w:sz w:val="24"/>
                    <w:szCs w:val="24"/>
                    <w:lang w:val="pt-BR" w:eastAsia="pt-BR"/>
                  </w:rPr>
                </w:rPrChange>
              </w:rPr>
              <w:pPrChange w:id="1667" w:author="Igor Santiago" w:date="2022-06-09T01:15:00Z">
                <w:pPr>
                  <w:widowControl/>
                  <w:spacing w:line="240" w:lineRule="auto"/>
                  <w:jc w:val="center"/>
                </w:pPr>
              </w:pPrChange>
            </w:pPr>
            <w:ins w:id="1668" w:author="Igor Santiago" w:date="2022-06-09T01:15:00Z">
              <w:r w:rsidRPr="00FA4964">
                <w:rPr>
                  <w:b/>
                  <w:color w:val="DDDDDD"/>
                  <w:rPrChange w:id="1669" w:author="Igor Santiago" w:date="2022-06-09T01:15:00Z">
                    <w:rPr>
                      <w:color w:val="0070C0"/>
                      <w:lang w:val="pt-BR" w:eastAsia="pt-BR"/>
                    </w:rPr>
                  </w:rPrChange>
                </w:rPr>
                <w:t>NOME</w:t>
              </w:r>
            </w:ins>
          </w:p>
        </w:tc>
        <w:tc>
          <w:tcPr>
            <w:tcW w:w="0" w:type="auto"/>
            <w:tcBorders>
              <w:top w:val="single" w:sz="4" w:space="0" w:color="000000"/>
              <w:left w:val="single" w:sz="4" w:space="0" w:color="000000"/>
              <w:bottom w:val="single" w:sz="4" w:space="0" w:color="000000"/>
              <w:right w:val="single" w:sz="4" w:space="0" w:color="000000"/>
            </w:tcBorders>
            <w:shd w:val="clear" w:color="auto" w:fill="1F497D" w:themeFill="text2"/>
            <w:tcMar>
              <w:top w:w="0" w:type="dxa"/>
              <w:left w:w="115" w:type="dxa"/>
              <w:bottom w:w="0" w:type="dxa"/>
              <w:right w:w="115" w:type="dxa"/>
            </w:tcMar>
            <w:hideMark/>
          </w:tcPr>
          <w:p w14:paraId="141C0C17" w14:textId="2657F82A" w:rsidR="00FA4964" w:rsidRPr="00FA4964" w:rsidRDefault="00FA4964">
            <w:pPr>
              <w:jc w:val="center"/>
              <w:rPr>
                <w:ins w:id="1670" w:author="Igor Santiago" w:date="2022-06-09T01:15:00Z"/>
                <w:b/>
                <w:color w:val="DDDDDD"/>
                <w:rPrChange w:id="1671" w:author="Igor Santiago" w:date="2022-06-09T01:15:00Z">
                  <w:rPr>
                    <w:ins w:id="1672" w:author="Igor Santiago" w:date="2022-06-09T01:15:00Z"/>
                    <w:sz w:val="24"/>
                    <w:szCs w:val="24"/>
                    <w:lang w:val="pt-BR" w:eastAsia="pt-BR"/>
                  </w:rPr>
                </w:rPrChange>
              </w:rPr>
              <w:pPrChange w:id="1673" w:author="Igor Santiago" w:date="2022-06-09T01:15:00Z">
                <w:pPr>
                  <w:widowControl/>
                  <w:spacing w:line="240" w:lineRule="auto"/>
                  <w:jc w:val="center"/>
                </w:pPr>
              </w:pPrChange>
            </w:pPr>
            <w:ins w:id="1674" w:author="Igor Santiago" w:date="2022-06-09T01:16:00Z">
              <w:r>
                <w:rPr>
                  <w:b/>
                  <w:color w:val="DDDDDD"/>
                </w:rPr>
                <w:t>DESCRIÇÃO</w:t>
              </w:r>
            </w:ins>
          </w:p>
        </w:tc>
      </w:tr>
      <w:tr w:rsidR="00FA4964" w:rsidRPr="00432DC2" w14:paraId="6699B78E" w14:textId="77777777" w:rsidTr="00FA4964">
        <w:trPr>
          <w:ins w:id="1675"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7368F" w14:textId="77777777" w:rsidR="00FA4964" w:rsidRPr="00FA4964" w:rsidRDefault="00FA4964" w:rsidP="00FA4964">
            <w:pPr>
              <w:widowControl/>
              <w:spacing w:line="240" w:lineRule="auto"/>
              <w:jc w:val="center"/>
              <w:rPr>
                <w:ins w:id="1676" w:author="Igor Santiago" w:date="2022-06-09T01:15:00Z"/>
                <w:sz w:val="24"/>
                <w:szCs w:val="24"/>
                <w:lang w:val="pt-BR" w:eastAsia="pt-BR"/>
              </w:rPr>
            </w:pPr>
            <w:ins w:id="1677" w:author="Igor Santiago" w:date="2022-06-09T01:15:00Z">
              <w:r w:rsidRPr="00FA4964">
                <w:rPr>
                  <w:color w:val="000000"/>
                  <w:lang w:val="pt-BR" w:eastAsia="pt-BR"/>
                </w:rPr>
                <w:lastRenderedPageBreak/>
                <w:t>Serviço de Autenticação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B4E929" w14:textId="77777777" w:rsidR="00FA4964" w:rsidRPr="00FA4964" w:rsidRDefault="00FA4964" w:rsidP="00FA4964">
            <w:pPr>
              <w:widowControl/>
              <w:spacing w:line="240" w:lineRule="auto"/>
              <w:jc w:val="center"/>
              <w:rPr>
                <w:ins w:id="1678" w:author="Igor Santiago" w:date="2022-06-09T01:15:00Z"/>
                <w:sz w:val="24"/>
                <w:szCs w:val="24"/>
                <w:lang w:val="pt-BR" w:eastAsia="pt-BR"/>
              </w:rPr>
            </w:pPr>
            <w:ins w:id="1679" w:author="Igor Santiago" w:date="2022-06-09T01:15:00Z">
              <w:r w:rsidRPr="00FA4964">
                <w:rPr>
                  <w:color w:val="000000"/>
                  <w:lang w:val="pt-BR" w:eastAsia="pt-BR"/>
                </w:rPr>
                <w:t>Login</w:t>
              </w:r>
            </w:ins>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1A23C" w14:textId="17D81922" w:rsidR="00FA4964" w:rsidRPr="00FA4964" w:rsidRDefault="00FA4964" w:rsidP="00FA4964">
            <w:pPr>
              <w:widowControl/>
              <w:spacing w:line="240" w:lineRule="auto"/>
              <w:jc w:val="center"/>
              <w:rPr>
                <w:ins w:id="1680" w:author="Igor Santiago" w:date="2022-06-09T01:15:00Z"/>
                <w:sz w:val="24"/>
                <w:szCs w:val="24"/>
                <w:lang w:val="pt-BR" w:eastAsia="pt-BR"/>
              </w:rPr>
            </w:pPr>
            <w:ins w:id="1681" w:author="Igor Santiago" w:date="2022-06-09T01:15:00Z">
              <w:r w:rsidRPr="00FA4964">
                <w:rPr>
                  <w:color w:val="000000"/>
                  <w:lang w:val="pt-BR" w:eastAsia="pt-BR"/>
                </w:rPr>
                <w:t>Permite a um determinado usuário entrar no sistema com seu nome de usuários sua senha.</w:t>
              </w:r>
            </w:ins>
          </w:p>
        </w:tc>
      </w:tr>
      <w:tr w:rsidR="00FA4964" w:rsidRPr="00FA4964" w14:paraId="13C95FED" w14:textId="77777777" w:rsidTr="00FA4964">
        <w:trPr>
          <w:ins w:id="1682"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23A1AC" w14:textId="77777777" w:rsidR="00FA4964" w:rsidRPr="00FA4964" w:rsidRDefault="00FA4964" w:rsidP="00FA4964">
            <w:pPr>
              <w:widowControl/>
              <w:spacing w:line="240" w:lineRule="auto"/>
              <w:rPr>
                <w:ins w:id="1683"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FE0A38" w14:textId="77777777" w:rsidR="00FA4964" w:rsidRPr="00FA4964" w:rsidRDefault="00FA4964" w:rsidP="00FA4964">
            <w:pPr>
              <w:widowControl/>
              <w:spacing w:line="240" w:lineRule="auto"/>
              <w:jc w:val="center"/>
              <w:rPr>
                <w:ins w:id="1684" w:author="Igor Santiago" w:date="2022-06-09T01:15:00Z"/>
                <w:sz w:val="24"/>
                <w:szCs w:val="24"/>
                <w:lang w:val="pt-BR" w:eastAsia="pt-BR"/>
              </w:rPr>
            </w:pPr>
            <w:ins w:id="1685" w:author="Igor Santiago" w:date="2022-06-09T01:15:00Z">
              <w:r w:rsidRPr="00FA4964">
                <w:rPr>
                  <w:color w:val="000000"/>
                  <w:lang w:val="pt-BR" w:eastAsia="pt-BR"/>
                </w:rPr>
                <w:t>Logout</w:t>
              </w:r>
            </w:ins>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ACBCD" w14:textId="77777777" w:rsidR="00FA4964" w:rsidRPr="00FA4964" w:rsidRDefault="00FA4964" w:rsidP="00FA4964">
            <w:pPr>
              <w:widowControl/>
              <w:spacing w:line="240" w:lineRule="auto"/>
              <w:jc w:val="center"/>
              <w:rPr>
                <w:ins w:id="1686" w:author="Igor Santiago" w:date="2022-06-09T01:15:00Z"/>
                <w:sz w:val="24"/>
                <w:szCs w:val="24"/>
                <w:lang w:val="pt-BR" w:eastAsia="pt-BR"/>
              </w:rPr>
            </w:pPr>
            <w:ins w:id="1687" w:author="Igor Santiago" w:date="2022-06-09T01:15:00Z">
              <w:r w:rsidRPr="00FA4964">
                <w:rPr>
                  <w:color w:val="000000"/>
                  <w:lang w:val="pt-BR" w:eastAsia="pt-BR"/>
                </w:rPr>
                <w:t>Permite sair do sistema.</w:t>
              </w:r>
            </w:ins>
          </w:p>
        </w:tc>
      </w:tr>
      <w:tr w:rsidR="00FA4964" w:rsidRPr="00432DC2" w14:paraId="4DF9A18F" w14:textId="77777777" w:rsidTr="00FA4964">
        <w:trPr>
          <w:ins w:id="1688"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1C2AB" w14:textId="77777777" w:rsidR="00FA4964" w:rsidRPr="00FA4964" w:rsidRDefault="00FA4964" w:rsidP="00FA4964">
            <w:pPr>
              <w:widowControl/>
              <w:spacing w:line="240" w:lineRule="auto"/>
              <w:jc w:val="center"/>
              <w:rPr>
                <w:ins w:id="1689" w:author="Igor Santiago" w:date="2022-06-09T01:15:00Z"/>
                <w:sz w:val="24"/>
                <w:szCs w:val="24"/>
                <w:lang w:val="pt-BR" w:eastAsia="pt-BR"/>
              </w:rPr>
            </w:pPr>
            <w:ins w:id="1690" w:author="Igor Santiago" w:date="2022-06-09T01:15:00Z">
              <w:r w:rsidRPr="00FA4964">
                <w:rPr>
                  <w:color w:val="000000"/>
                  <w:lang w:val="pt-BR" w:eastAsia="pt-BR"/>
                </w:rPr>
                <w:t>Gestão de Compras - </w:t>
              </w:r>
            </w:ins>
          </w:p>
          <w:p w14:paraId="3A45DD1C" w14:textId="77777777" w:rsidR="00FA4964" w:rsidRPr="00FA4964" w:rsidRDefault="00FA4964" w:rsidP="00FA4964">
            <w:pPr>
              <w:widowControl/>
              <w:spacing w:line="240" w:lineRule="auto"/>
              <w:jc w:val="center"/>
              <w:rPr>
                <w:ins w:id="1691" w:author="Igor Santiago" w:date="2022-06-09T01:15:00Z"/>
                <w:sz w:val="24"/>
                <w:szCs w:val="24"/>
                <w:lang w:val="pt-BR" w:eastAsia="pt-BR"/>
              </w:rPr>
            </w:pPr>
            <w:ins w:id="1692" w:author="Igor Santiago" w:date="2022-06-09T01:15:00Z">
              <w:r w:rsidRPr="00FA4964">
                <w:rPr>
                  <w:color w:val="000000"/>
                  <w:lang w:val="pt-BR" w:eastAsia="pt-BR"/>
                </w:rPr>
                <w:t>Este serviço realiza todas as tarefas relacionadas à gerência de transações de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03D7C" w14:textId="77777777" w:rsidR="00FA4964" w:rsidRPr="00FA4964" w:rsidRDefault="00FA4964" w:rsidP="00FA4964">
            <w:pPr>
              <w:widowControl/>
              <w:spacing w:line="240" w:lineRule="auto"/>
              <w:jc w:val="center"/>
              <w:rPr>
                <w:ins w:id="1693" w:author="Igor Santiago" w:date="2022-06-09T01:15:00Z"/>
                <w:sz w:val="24"/>
                <w:szCs w:val="24"/>
                <w:lang w:val="pt-BR" w:eastAsia="pt-BR"/>
              </w:rPr>
            </w:pPr>
            <w:ins w:id="1694" w:author="Igor Santiago" w:date="2022-06-09T01:15:00Z">
              <w:r w:rsidRPr="00FA4964">
                <w:rPr>
                  <w:color w:val="000000"/>
                  <w:lang w:val="pt-BR" w:eastAsia="pt-BR"/>
                </w:rPr>
                <w:t>Cadastrar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38E5F" w14:textId="77777777" w:rsidR="00FA4964" w:rsidRPr="00FA4964" w:rsidRDefault="00FA4964" w:rsidP="00FA4964">
            <w:pPr>
              <w:widowControl/>
              <w:spacing w:line="240" w:lineRule="auto"/>
              <w:jc w:val="center"/>
              <w:rPr>
                <w:ins w:id="1695" w:author="Igor Santiago" w:date="2022-06-09T01:15:00Z"/>
                <w:sz w:val="24"/>
                <w:szCs w:val="24"/>
                <w:lang w:val="pt-BR" w:eastAsia="pt-BR"/>
              </w:rPr>
            </w:pPr>
            <w:ins w:id="1696" w:author="Igor Santiago" w:date="2022-06-09T01:15:00Z">
              <w:r w:rsidRPr="00FA4964">
                <w:rPr>
                  <w:color w:val="000000"/>
                  <w:lang w:val="pt-BR" w:eastAsia="pt-BR"/>
                </w:rPr>
                <w:t>Permite o cadastro de uma nova transação de compra</w:t>
              </w:r>
            </w:ins>
          </w:p>
        </w:tc>
      </w:tr>
      <w:tr w:rsidR="00FA4964" w:rsidRPr="00432DC2" w14:paraId="1BFF63B1" w14:textId="77777777" w:rsidTr="00FA4964">
        <w:trPr>
          <w:ins w:id="1697"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B7DCFD" w14:textId="77777777" w:rsidR="00FA4964" w:rsidRPr="00FA4964" w:rsidRDefault="00FA4964" w:rsidP="00FA4964">
            <w:pPr>
              <w:widowControl/>
              <w:spacing w:line="240" w:lineRule="auto"/>
              <w:rPr>
                <w:ins w:id="1698"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5C149" w14:textId="77777777" w:rsidR="00FA4964" w:rsidRPr="00FA4964" w:rsidRDefault="00FA4964" w:rsidP="00FA4964">
            <w:pPr>
              <w:widowControl/>
              <w:spacing w:line="240" w:lineRule="auto"/>
              <w:rPr>
                <w:ins w:id="1699" w:author="Igor Santiago" w:date="2022-06-09T01:15:00Z"/>
                <w:sz w:val="24"/>
                <w:szCs w:val="24"/>
                <w:lang w:val="pt-BR" w:eastAsia="pt-BR"/>
              </w:rPr>
            </w:pPr>
          </w:p>
          <w:p w14:paraId="55F4CC3C" w14:textId="77777777" w:rsidR="00FA4964" w:rsidRPr="00FA4964" w:rsidRDefault="00FA4964" w:rsidP="00FA4964">
            <w:pPr>
              <w:widowControl/>
              <w:spacing w:line="240" w:lineRule="auto"/>
              <w:jc w:val="center"/>
              <w:rPr>
                <w:ins w:id="1700" w:author="Igor Santiago" w:date="2022-06-09T01:15:00Z"/>
                <w:sz w:val="24"/>
                <w:szCs w:val="24"/>
                <w:lang w:val="pt-BR" w:eastAsia="pt-BR"/>
              </w:rPr>
            </w:pPr>
            <w:ins w:id="1701" w:author="Igor Santiago" w:date="2022-06-09T01:15:00Z">
              <w:r w:rsidRPr="00FA4964">
                <w:rPr>
                  <w:color w:val="000000"/>
                  <w:lang w:val="pt-BR" w:eastAsia="pt-BR"/>
                </w:rPr>
                <w:t>Editar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BF4E9" w14:textId="77777777" w:rsidR="00FA4964" w:rsidRPr="00FA4964" w:rsidRDefault="00FA4964" w:rsidP="00FA4964">
            <w:pPr>
              <w:widowControl/>
              <w:spacing w:line="240" w:lineRule="auto"/>
              <w:jc w:val="center"/>
              <w:rPr>
                <w:ins w:id="1702" w:author="Igor Santiago" w:date="2022-06-09T01:15:00Z"/>
                <w:sz w:val="24"/>
                <w:szCs w:val="24"/>
                <w:lang w:val="pt-BR" w:eastAsia="pt-BR"/>
              </w:rPr>
            </w:pPr>
            <w:ins w:id="1703" w:author="Igor Santiago" w:date="2022-06-09T01:15:00Z">
              <w:r w:rsidRPr="00FA4964">
                <w:rPr>
                  <w:color w:val="000000"/>
                  <w:lang w:val="pt-BR" w:eastAsia="pt-BR"/>
                </w:rPr>
                <w:t>Permite a edição de dados de uma transação de compra existente</w:t>
              </w:r>
            </w:ins>
          </w:p>
        </w:tc>
      </w:tr>
      <w:tr w:rsidR="00FA4964" w:rsidRPr="00432DC2" w14:paraId="042CA852" w14:textId="77777777" w:rsidTr="00FA4964">
        <w:trPr>
          <w:ins w:id="1704"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A036FF" w14:textId="77777777" w:rsidR="00FA4964" w:rsidRPr="00FA4964" w:rsidRDefault="00FA4964" w:rsidP="00FA4964">
            <w:pPr>
              <w:widowControl/>
              <w:spacing w:line="240" w:lineRule="auto"/>
              <w:rPr>
                <w:ins w:id="1705"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AA93B" w14:textId="77777777" w:rsidR="00FA4964" w:rsidRPr="00FA4964" w:rsidRDefault="00FA4964" w:rsidP="00FA4964">
            <w:pPr>
              <w:widowControl/>
              <w:spacing w:line="240" w:lineRule="auto"/>
              <w:jc w:val="center"/>
              <w:rPr>
                <w:ins w:id="1706" w:author="Igor Santiago" w:date="2022-06-09T01:15:00Z"/>
                <w:sz w:val="24"/>
                <w:szCs w:val="24"/>
                <w:lang w:val="pt-BR" w:eastAsia="pt-BR"/>
              </w:rPr>
            </w:pPr>
            <w:ins w:id="1707" w:author="Igor Santiago" w:date="2022-06-09T01:15:00Z">
              <w:r w:rsidRPr="00FA4964">
                <w:rPr>
                  <w:color w:val="000000"/>
                  <w:lang w:val="pt-BR"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B190C" w14:textId="77777777" w:rsidR="00FA4964" w:rsidRPr="00FA4964" w:rsidRDefault="00FA4964" w:rsidP="00FA4964">
            <w:pPr>
              <w:widowControl/>
              <w:spacing w:line="240" w:lineRule="auto"/>
              <w:jc w:val="center"/>
              <w:rPr>
                <w:ins w:id="1708" w:author="Igor Santiago" w:date="2022-06-09T01:15:00Z"/>
                <w:sz w:val="24"/>
                <w:szCs w:val="24"/>
                <w:lang w:val="pt-BR" w:eastAsia="pt-BR"/>
              </w:rPr>
            </w:pPr>
            <w:ins w:id="1709" w:author="Igor Santiago" w:date="2022-06-09T01:15:00Z">
              <w:r w:rsidRPr="00FA4964">
                <w:rPr>
                  <w:color w:val="000000"/>
                  <w:lang w:val="pt-BR" w:eastAsia="pt-BR"/>
                </w:rPr>
                <w:t>Permite a remoção de uma transação de compra existente</w:t>
              </w:r>
            </w:ins>
          </w:p>
        </w:tc>
      </w:tr>
      <w:tr w:rsidR="00FA4964" w:rsidRPr="00432DC2" w14:paraId="7F3EDACB" w14:textId="77777777" w:rsidTr="00FA4964">
        <w:trPr>
          <w:ins w:id="1710"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205CA" w14:textId="77777777" w:rsidR="00FA4964" w:rsidRPr="00FA4964" w:rsidRDefault="00FA4964" w:rsidP="00FA4964">
            <w:pPr>
              <w:widowControl/>
              <w:spacing w:line="240" w:lineRule="auto"/>
              <w:jc w:val="center"/>
              <w:rPr>
                <w:ins w:id="1711" w:author="Igor Santiago" w:date="2022-06-09T01:15:00Z"/>
                <w:sz w:val="24"/>
                <w:szCs w:val="24"/>
                <w:lang w:val="pt-BR" w:eastAsia="pt-BR"/>
              </w:rPr>
            </w:pPr>
            <w:ins w:id="1712" w:author="Igor Santiago" w:date="2022-06-09T01:15:00Z">
              <w:r w:rsidRPr="00FA4964">
                <w:rPr>
                  <w:color w:val="000000"/>
                  <w:lang w:val="pt-BR" w:eastAsia="pt-BR"/>
                </w:rPr>
                <w:t>Gestão de Vendas - </w:t>
              </w:r>
            </w:ins>
          </w:p>
          <w:p w14:paraId="3FE4F278" w14:textId="77777777" w:rsidR="00FA4964" w:rsidRPr="00FA4964" w:rsidRDefault="00FA4964" w:rsidP="00FA4964">
            <w:pPr>
              <w:widowControl/>
              <w:spacing w:line="240" w:lineRule="auto"/>
              <w:jc w:val="center"/>
              <w:rPr>
                <w:ins w:id="1713" w:author="Igor Santiago" w:date="2022-06-09T01:15:00Z"/>
                <w:sz w:val="24"/>
                <w:szCs w:val="24"/>
                <w:lang w:val="pt-BR" w:eastAsia="pt-BR"/>
              </w:rPr>
            </w:pPr>
            <w:ins w:id="1714" w:author="Igor Santiago" w:date="2022-06-09T01:15:00Z">
              <w:r w:rsidRPr="00FA4964">
                <w:rPr>
                  <w:color w:val="000000"/>
                  <w:lang w:val="pt-BR" w:eastAsia="pt-BR"/>
                </w:rPr>
                <w:t>Este serviço realiza todas as tarefas relacionadas à gerência de transações de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6C880" w14:textId="77777777" w:rsidR="00FA4964" w:rsidRPr="00FA4964" w:rsidRDefault="00FA4964" w:rsidP="00FA4964">
            <w:pPr>
              <w:widowControl/>
              <w:spacing w:line="240" w:lineRule="auto"/>
              <w:jc w:val="center"/>
              <w:rPr>
                <w:ins w:id="1715" w:author="Igor Santiago" w:date="2022-06-09T01:15:00Z"/>
                <w:sz w:val="24"/>
                <w:szCs w:val="24"/>
                <w:lang w:val="pt-BR" w:eastAsia="pt-BR"/>
              </w:rPr>
            </w:pPr>
            <w:ins w:id="1716" w:author="Igor Santiago" w:date="2022-06-09T01:15:00Z">
              <w:r w:rsidRPr="00FA4964">
                <w:rPr>
                  <w:color w:val="000000"/>
                  <w:lang w:val="pt-BR" w:eastAsia="pt-BR"/>
                </w:rPr>
                <w:t>Cadastrar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6A759" w14:textId="77777777" w:rsidR="00FA4964" w:rsidRPr="00FA4964" w:rsidRDefault="00FA4964" w:rsidP="00FA4964">
            <w:pPr>
              <w:widowControl/>
              <w:spacing w:line="240" w:lineRule="auto"/>
              <w:jc w:val="center"/>
              <w:rPr>
                <w:ins w:id="1717" w:author="Igor Santiago" w:date="2022-06-09T01:15:00Z"/>
                <w:sz w:val="24"/>
                <w:szCs w:val="24"/>
                <w:lang w:val="pt-BR" w:eastAsia="pt-BR"/>
              </w:rPr>
            </w:pPr>
            <w:ins w:id="1718" w:author="Igor Santiago" w:date="2022-06-09T01:15:00Z">
              <w:r w:rsidRPr="00FA4964">
                <w:rPr>
                  <w:color w:val="000000"/>
                  <w:lang w:val="pt-BR" w:eastAsia="pt-BR"/>
                </w:rPr>
                <w:t>Permite o cadastro de uma nova transação de venda</w:t>
              </w:r>
            </w:ins>
          </w:p>
        </w:tc>
      </w:tr>
      <w:tr w:rsidR="00FA4964" w:rsidRPr="00432DC2" w14:paraId="10B62E6A" w14:textId="77777777" w:rsidTr="00FA4964">
        <w:trPr>
          <w:ins w:id="1719"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C994E" w14:textId="77777777" w:rsidR="00FA4964" w:rsidRPr="00FA4964" w:rsidRDefault="00FA4964" w:rsidP="00FA4964">
            <w:pPr>
              <w:widowControl/>
              <w:spacing w:line="240" w:lineRule="auto"/>
              <w:rPr>
                <w:ins w:id="1720"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20D0A" w14:textId="77777777" w:rsidR="00FA4964" w:rsidRPr="00FA4964" w:rsidRDefault="00FA4964" w:rsidP="00FA4964">
            <w:pPr>
              <w:widowControl/>
              <w:spacing w:line="240" w:lineRule="auto"/>
              <w:rPr>
                <w:ins w:id="1721" w:author="Igor Santiago" w:date="2022-06-09T01:15:00Z"/>
                <w:sz w:val="24"/>
                <w:szCs w:val="24"/>
                <w:lang w:val="pt-BR" w:eastAsia="pt-BR"/>
              </w:rPr>
            </w:pPr>
          </w:p>
          <w:p w14:paraId="126B3252" w14:textId="77777777" w:rsidR="00FA4964" w:rsidRPr="00FA4964" w:rsidRDefault="00FA4964" w:rsidP="00FA4964">
            <w:pPr>
              <w:widowControl/>
              <w:spacing w:line="240" w:lineRule="auto"/>
              <w:jc w:val="center"/>
              <w:rPr>
                <w:ins w:id="1722" w:author="Igor Santiago" w:date="2022-06-09T01:15:00Z"/>
                <w:sz w:val="24"/>
                <w:szCs w:val="24"/>
                <w:lang w:val="pt-BR" w:eastAsia="pt-BR"/>
              </w:rPr>
            </w:pPr>
            <w:ins w:id="1723" w:author="Igor Santiago" w:date="2022-06-09T01:15:00Z">
              <w:r w:rsidRPr="00FA4964">
                <w:rPr>
                  <w:color w:val="000000"/>
                  <w:lang w:val="pt-BR" w:eastAsia="pt-BR"/>
                </w:rPr>
                <w:t>Editar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26AB" w14:textId="77777777" w:rsidR="00FA4964" w:rsidRPr="00FA4964" w:rsidRDefault="00FA4964" w:rsidP="00FA4964">
            <w:pPr>
              <w:widowControl/>
              <w:spacing w:line="240" w:lineRule="auto"/>
              <w:jc w:val="center"/>
              <w:rPr>
                <w:ins w:id="1724" w:author="Igor Santiago" w:date="2022-06-09T01:15:00Z"/>
                <w:sz w:val="24"/>
                <w:szCs w:val="24"/>
                <w:lang w:val="pt-BR" w:eastAsia="pt-BR"/>
              </w:rPr>
            </w:pPr>
            <w:ins w:id="1725" w:author="Igor Santiago" w:date="2022-06-09T01:15:00Z">
              <w:r w:rsidRPr="00FA4964">
                <w:rPr>
                  <w:color w:val="000000"/>
                  <w:lang w:val="pt-BR" w:eastAsia="pt-BR"/>
                </w:rPr>
                <w:t>Permite a edição de dados de uma transação de venda existente</w:t>
              </w:r>
            </w:ins>
          </w:p>
        </w:tc>
      </w:tr>
      <w:tr w:rsidR="00FA4964" w:rsidRPr="00432DC2" w14:paraId="519A27B5" w14:textId="77777777" w:rsidTr="00FA4964">
        <w:trPr>
          <w:ins w:id="1726"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1F4624" w14:textId="77777777" w:rsidR="00FA4964" w:rsidRPr="00FA4964" w:rsidRDefault="00FA4964" w:rsidP="00FA4964">
            <w:pPr>
              <w:widowControl/>
              <w:spacing w:line="240" w:lineRule="auto"/>
              <w:rPr>
                <w:ins w:id="1727"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29E4F" w14:textId="77777777" w:rsidR="00FA4964" w:rsidRPr="00FA4964" w:rsidRDefault="00FA4964" w:rsidP="00FA4964">
            <w:pPr>
              <w:widowControl/>
              <w:spacing w:line="240" w:lineRule="auto"/>
              <w:jc w:val="center"/>
              <w:rPr>
                <w:ins w:id="1728" w:author="Igor Santiago" w:date="2022-06-09T01:15:00Z"/>
                <w:sz w:val="24"/>
                <w:szCs w:val="24"/>
                <w:lang w:val="pt-BR" w:eastAsia="pt-BR"/>
              </w:rPr>
            </w:pPr>
            <w:ins w:id="1729" w:author="Igor Santiago" w:date="2022-06-09T01:15:00Z">
              <w:r w:rsidRPr="00FA4964">
                <w:rPr>
                  <w:color w:val="000000"/>
                  <w:lang w:val="pt-BR" w:eastAsia="pt-BR"/>
                </w:rPr>
                <w:t>Remover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FE44" w14:textId="77777777" w:rsidR="00FA4964" w:rsidRPr="00FA4964" w:rsidRDefault="00FA4964" w:rsidP="00FA4964">
            <w:pPr>
              <w:widowControl/>
              <w:spacing w:line="240" w:lineRule="auto"/>
              <w:jc w:val="center"/>
              <w:rPr>
                <w:ins w:id="1730" w:author="Igor Santiago" w:date="2022-06-09T01:15:00Z"/>
                <w:sz w:val="24"/>
                <w:szCs w:val="24"/>
                <w:lang w:val="pt-BR" w:eastAsia="pt-BR"/>
              </w:rPr>
            </w:pPr>
            <w:ins w:id="1731" w:author="Igor Santiago" w:date="2022-06-09T01:15:00Z">
              <w:r w:rsidRPr="00FA4964">
                <w:rPr>
                  <w:color w:val="000000"/>
                  <w:lang w:val="pt-BR" w:eastAsia="pt-BR"/>
                </w:rPr>
                <w:t>Permite a remoção de uma transação de venda existente</w:t>
              </w:r>
            </w:ins>
          </w:p>
        </w:tc>
      </w:tr>
      <w:tr w:rsidR="00FA4964" w:rsidRPr="00432DC2" w14:paraId="242429AE" w14:textId="77777777" w:rsidTr="00FA4964">
        <w:trPr>
          <w:ins w:id="1732"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21CA7" w14:textId="77777777" w:rsidR="00FA4964" w:rsidRPr="00FA4964" w:rsidRDefault="00FA4964" w:rsidP="00FA4964">
            <w:pPr>
              <w:widowControl/>
              <w:spacing w:line="240" w:lineRule="auto"/>
              <w:jc w:val="center"/>
              <w:rPr>
                <w:ins w:id="1733" w:author="Igor Santiago" w:date="2022-06-09T01:15:00Z"/>
                <w:sz w:val="24"/>
                <w:szCs w:val="24"/>
                <w:lang w:val="pt-BR" w:eastAsia="pt-BR"/>
              </w:rPr>
            </w:pPr>
            <w:ins w:id="1734" w:author="Igor Santiago" w:date="2022-06-09T01:15:00Z">
              <w:r w:rsidRPr="00FA4964">
                <w:rPr>
                  <w:color w:val="000000"/>
                  <w:lang w:val="pt-BR" w:eastAsia="pt-BR"/>
                </w:rPr>
                <w:t>Gestão de Manutenção - </w:t>
              </w:r>
            </w:ins>
          </w:p>
          <w:p w14:paraId="6041FA99" w14:textId="77777777" w:rsidR="00FA4964" w:rsidRPr="00FA4964" w:rsidRDefault="00FA4964" w:rsidP="00FA4964">
            <w:pPr>
              <w:widowControl/>
              <w:spacing w:line="240" w:lineRule="auto"/>
              <w:jc w:val="center"/>
              <w:rPr>
                <w:ins w:id="1735" w:author="Igor Santiago" w:date="2022-06-09T01:15:00Z"/>
                <w:sz w:val="24"/>
                <w:szCs w:val="24"/>
                <w:lang w:val="pt-BR" w:eastAsia="pt-BR"/>
              </w:rPr>
            </w:pPr>
            <w:ins w:id="1736" w:author="Igor Santiago" w:date="2022-06-09T01:15:00Z">
              <w:r w:rsidRPr="00FA4964">
                <w:rPr>
                  <w:color w:val="000000"/>
                  <w:lang w:val="pt-BR" w:eastAsia="pt-BR"/>
                </w:rPr>
                <w:t>Este serviço realiza todas as tarefas relacionadas à gerência de agendamento de manutenções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7A7CE" w14:textId="77777777" w:rsidR="00FA4964" w:rsidRPr="00FA4964" w:rsidRDefault="00FA4964" w:rsidP="00FA4964">
            <w:pPr>
              <w:widowControl/>
              <w:spacing w:line="240" w:lineRule="auto"/>
              <w:jc w:val="center"/>
              <w:rPr>
                <w:ins w:id="1737" w:author="Igor Santiago" w:date="2022-06-09T01:15:00Z"/>
                <w:sz w:val="24"/>
                <w:szCs w:val="24"/>
                <w:lang w:val="pt-BR" w:eastAsia="pt-BR"/>
              </w:rPr>
            </w:pPr>
            <w:ins w:id="1738" w:author="Igor Santiago" w:date="2022-06-09T01:15:00Z">
              <w:r w:rsidRPr="00FA4964">
                <w:rPr>
                  <w:color w:val="000000"/>
                  <w:lang w:val="pt-BR" w:eastAsia="pt-BR"/>
                </w:rPr>
                <w:t>Agendar Manutenção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D7D14" w14:textId="77777777" w:rsidR="00FA4964" w:rsidRPr="00FA4964" w:rsidRDefault="00FA4964" w:rsidP="00FA4964">
            <w:pPr>
              <w:widowControl/>
              <w:spacing w:line="240" w:lineRule="auto"/>
              <w:jc w:val="center"/>
              <w:rPr>
                <w:ins w:id="1739" w:author="Igor Santiago" w:date="2022-06-09T01:15:00Z"/>
                <w:sz w:val="24"/>
                <w:szCs w:val="24"/>
                <w:lang w:val="pt-BR" w:eastAsia="pt-BR"/>
              </w:rPr>
            </w:pPr>
            <w:ins w:id="1740" w:author="Igor Santiago" w:date="2022-06-09T01:15:00Z">
              <w:r w:rsidRPr="00FA4964">
                <w:rPr>
                  <w:color w:val="000000"/>
                  <w:lang w:val="pt-BR" w:eastAsia="pt-BR"/>
                </w:rPr>
                <w:t>Permite o agendamento de uma nova manutenção</w:t>
              </w:r>
            </w:ins>
          </w:p>
        </w:tc>
      </w:tr>
      <w:tr w:rsidR="00FA4964" w:rsidRPr="00432DC2" w14:paraId="0A99C894" w14:textId="77777777" w:rsidTr="00FA4964">
        <w:trPr>
          <w:ins w:id="1741"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5FC1A5" w14:textId="77777777" w:rsidR="00FA4964" w:rsidRPr="00FA4964" w:rsidRDefault="00FA4964" w:rsidP="00FA4964">
            <w:pPr>
              <w:widowControl/>
              <w:spacing w:line="240" w:lineRule="auto"/>
              <w:rPr>
                <w:ins w:id="1742"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48AB7" w14:textId="77777777" w:rsidR="00FA4964" w:rsidRPr="00FA4964" w:rsidRDefault="00FA4964" w:rsidP="00FA4964">
            <w:pPr>
              <w:widowControl/>
              <w:spacing w:line="240" w:lineRule="auto"/>
              <w:rPr>
                <w:ins w:id="1743" w:author="Igor Santiago" w:date="2022-06-09T01:15:00Z"/>
                <w:sz w:val="24"/>
                <w:szCs w:val="24"/>
                <w:lang w:val="pt-BR" w:eastAsia="pt-BR"/>
              </w:rPr>
            </w:pPr>
          </w:p>
          <w:p w14:paraId="6B9A7C06" w14:textId="77777777" w:rsidR="00FA4964" w:rsidRPr="00FA4964" w:rsidRDefault="00FA4964" w:rsidP="00FA4964">
            <w:pPr>
              <w:widowControl/>
              <w:spacing w:line="240" w:lineRule="auto"/>
              <w:jc w:val="center"/>
              <w:rPr>
                <w:ins w:id="1744" w:author="Igor Santiago" w:date="2022-06-09T01:15:00Z"/>
                <w:sz w:val="24"/>
                <w:szCs w:val="24"/>
                <w:lang w:val="pt-BR" w:eastAsia="pt-BR"/>
              </w:rPr>
            </w:pPr>
            <w:ins w:id="1745" w:author="Igor Santiago" w:date="2022-06-09T01:15:00Z">
              <w:r w:rsidRPr="00FA4964">
                <w:rPr>
                  <w:color w:val="000000"/>
                  <w:lang w:val="pt-BR" w:eastAsia="pt-BR"/>
                </w:rPr>
                <w:t>Editar Manutenção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4E173" w14:textId="77777777" w:rsidR="00FA4964" w:rsidRPr="00FA4964" w:rsidRDefault="00FA4964" w:rsidP="00FA4964">
            <w:pPr>
              <w:widowControl/>
              <w:spacing w:line="240" w:lineRule="auto"/>
              <w:jc w:val="center"/>
              <w:rPr>
                <w:ins w:id="1746" w:author="Igor Santiago" w:date="2022-06-09T01:15:00Z"/>
                <w:sz w:val="24"/>
                <w:szCs w:val="24"/>
                <w:lang w:val="pt-BR" w:eastAsia="pt-BR"/>
              </w:rPr>
            </w:pPr>
            <w:ins w:id="1747" w:author="Igor Santiago" w:date="2022-06-09T01:15:00Z">
              <w:r w:rsidRPr="00FA4964">
                <w:rPr>
                  <w:color w:val="000000"/>
                  <w:lang w:val="pt-BR" w:eastAsia="pt-BR"/>
                </w:rPr>
                <w:t>Permite a edição de dados de uma manutenção</w:t>
              </w:r>
            </w:ins>
          </w:p>
        </w:tc>
      </w:tr>
      <w:tr w:rsidR="00FA4964" w:rsidRPr="00432DC2" w14:paraId="2636183F" w14:textId="77777777" w:rsidTr="00FA4964">
        <w:trPr>
          <w:ins w:id="1748"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09A66" w14:textId="77777777" w:rsidR="00FA4964" w:rsidRPr="00FA4964" w:rsidRDefault="00FA4964" w:rsidP="00FA4964">
            <w:pPr>
              <w:widowControl/>
              <w:spacing w:line="240" w:lineRule="auto"/>
              <w:rPr>
                <w:ins w:id="1749"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02395" w14:textId="77777777" w:rsidR="00FA4964" w:rsidRPr="00FA4964" w:rsidRDefault="00FA4964" w:rsidP="00FA4964">
            <w:pPr>
              <w:widowControl/>
              <w:spacing w:line="240" w:lineRule="auto"/>
              <w:jc w:val="center"/>
              <w:rPr>
                <w:ins w:id="1750" w:author="Igor Santiago" w:date="2022-06-09T01:15:00Z"/>
                <w:sz w:val="24"/>
                <w:szCs w:val="24"/>
                <w:lang w:val="pt-BR" w:eastAsia="pt-BR"/>
              </w:rPr>
            </w:pPr>
            <w:ins w:id="1751" w:author="Igor Santiago" w:date="2022-06-09T01:15:00Z">
              <w:r w:rsidRPr="00FA4964">
                <w:rPr>
                  <w:color w:val="000000"/>
                  <w:lang w:val="pt-BR" w:eastAsia="pt-BR"/>
                </w:rPr>
                <w:t>Remover Manutenção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1CD83" w14:textId="77777777" w:rsidR="00FA4964" w:rsidRPr="00FA4964" w:rsidRDefault="00FA4964" w:rsidP="00FA4964">
            <w:pPr>
              <w:widowControl/>
              <w:spacing w:line="240" w:lineRule="auto"/>
              <w:jc w:val="center"/>
              <w:rPr>
                <w:ins w:id="1752" w:author="Igor Santiago" w:date="2022-06-09T01:15:00Z"/>
                <w:sz w:val="24"/>
                <w:szCs w:val="24"/>
                <w:lang w:val="pt-BR" w:eastAsia="pt-BR"/>
              </w:rPr>
            </w:pPr>
            <w:ins w:id="1753" w:author="Igor Santiago" w:date="2022-06-09T01:15:00Z">
              <w:r w:rsidRPr="00FA4964">
                <w:rPr>
                  <w:color w:val="000000"/>
                  <w:lang w:val="pt-BR" w:eastAsia="pt-BR"/>
                </w:rPr>
                <w:t>Permite a remoção de uma manutenção</w:t>
              </w:r>
            </w:ins>
          </w:p>
        </w:tc>
      </w:tr>
      <w:tr w:rsidR="00FA4964" w:rsidRPr="00432DC2" w14:paraId="2325CBA4" w14:textId="77777777" w:rsidTr="00FA4964">
        <w:trPr>
          <w:ins w:id="1754"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CF3E5" w14:textId="77777777" w:rsidR="00FA4964" w:rsidRPr="00FA4964" w:rsidRDefault="00FA4964" w:rsidP="00FA4964">
            <w:pPr>
              <w:widowControl/>
              <w:spacing w:line="240" w:lineRule="auto"/>
              <w:jc w:val="center"/>
              <w:rPr>
                <w:ins w:id="1755" w:author="Igor Santiago" w:date="2022-06-09T01:15:00Z"/>
                <w:sz w:val="24"/>
                <w:szCs w:val="24"/>
                <w:lang w:val="pt-BR" w:eastAsia="pt-BR"/>
              </w:rPr>
            </w:pPr>
            <w:ins w:id="1756" w:author="Igor Santiago" w:date="2022-06-09T01:15:00Z">
              <w:r w:rsidRPr="00FA4964">
                <w:rPr>
                  <w:color w:val="000000"/>
                  <w:lang w:val="pt-BR" w:eastAsia="pt-BR"/>
                </w:rPr>
                <w:t>Gestão de Despesas - </w:t>
              </w:r>
            </w:ins>
          </w:p>
          <w:p w14:paraId="173544DA" w14:textId="77777777" w:rsidR="00FA4964" w:rsidRPr="00FA4964" w:rsidRDefault="00FA4964" w:rsidP="00FA4964">
            <w:pPr>
              <w:widowControl/>
              <w:spacing w:line="240" w:lineRule="auto"/>
              <w:jc w:val="center"/>
              <w:rPr>
                <w:ins w:id="1757" w:author="Igor Santiago" w:date="2022-06-09T01:15:00Z"/>
                <w:sz w:val="24"/>
                <w:szCs w:val="24"/>
                <w:lang w:val="pt-BR" w:eastAsia="pt-BR"/>
              </w:rPr>
            </w:pPr>
            <w:ins w:id="1758" w:author="Igor Santiago" w:date="2022-06-09T01:15:00Z">
              <w:r w:rsidRPr="00FA4964">
                <w:rPr>
                  <w:color w:val="000000"/>
                  <w:lang w:val="pt-BR" w:eastAsia="pt-BR"/>
                </w:rPr>
                <w:t>Este serviço realiza todas as tarefas relacionadas à gerência das despesas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F1C8F" w14:textId="77777777" w:rsidR="00FA4964" w:rsidRPr="00FA4964" w:rsidRDefault="00FA4964" w:rsidP="00FA4964">
            <w:pPr>
              <w:widowControl/>
              <w:spacing w:line="240" w:lineRule="auto"/>
              <w:jc w:val="center"/>
              <w:rPr>
                <w:ins w:id="1759" w:author="Igor Santiago" w:date="2022-06-09T01:15:00Z"/>
                <w:sz w:val="24"/>
                <w:szCs w:val="24"/>
                <w:lang w:val="pt-BR" w:eastAsia="pt-BR"/>
              </w:rPr>
            </w:pPr>
            <w:ins w:id="1760" w:author="Igor Santiago" w:date="2022-06-09T01:15:00Z">
              <w:r w:rsidRPr="00FA4964">
                <w:rPr>
                  <w:color w:val="000000"/>
                  <w:lang w:val="pt-BR" w:eastAsia="pt-BR"/>
                </w:rPr>
                <w:t>Cadastrar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79117" w14:textId="77777777" w:rsidR="00FA4964" w:rsidRPr="00FA4964" w:rsidRDefault="00FA4964" w:rsidP="00FA4964">
            <w:pPr>
              <w:widowControl/>
              <w:spacing w:line="240" w:lineRule="auto"/>
              <w:jc w:val="center"/>
              <w:rPr>
                <w:ins w:id="1761" w:author="Igor Santiago" w:date="2022-06-09T01:15:00Z"/>
                <w:sz w:val="24"/>
                <w:szCs w:val="24"/>
                <w:lang w:val="pt-BR" w:eastAsia="pt-BR"/>
              </w:rPr>
            </w:pPr>
            <w:ins w:id="1762" w:author="Igor Santiago" w:date="2022-06-09T01:15:00Z">
              <w:r w:rsidRPr="00FA4964">
                <w:rPr>
                  <w:color w:val="000000"/>
                  <w:lang w:val="pt-BR" w:eastAsia="pt-BR"/>
                </w:rPr>
                <w:t>Permite o cadastro de uma nova despesa</w:t>
              </w:r>
            </w:ins>
          </w:p>
        </w:tc>
      </w:tr>
      <w:tr w:rsidR="00FA4964" w:rsidRPr="00432DC2" w14:paraId="302BC7D8" w14:textId="77777777" w:rsidTr="00FA4964">
        <w:trPr>
          <w:ins w:id="1763"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021377" w14:textId="77777777" w:rsidR="00FA4964" w:rsidRPr="00FA4964" w:rsidRDefault="00FA4964" w:rsidP="00FA4964">
            <w:pPr>
              <w:widowControl/>
              <w:spacing w:line="240" w:lineRule="auto"/>
              <w:rPr>
                <w:ins w:id="1764"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1AF3E" w14:textId="77777777" w:rsidR="00FA4964" w:rsidRPr="00FA4964" w:rsidRDefault="00FA4964" w:rsidP="00FA4964">
            <w:pPr>
              <w:widowControl/>
              <w:spacing w:line="240" w:lineRule="auto"/>
              <w:rPr>
                <w:ins w:id="1765" w:author="Igor Santiago" w:date="2022-06-09T01:15:00Z"/>
                <w:sz w:val="24"/>
                <w:szCs w:val="24"/>
                <w:lang w:val="pt-BR" w:eastAsia="pt-BR"/>
              </w:rPr>
            </w:pPr>
          </w:p>
          <w:p w14:paraId="199CD6D6" w14:textId="77777777" w:rsidR="00FA4964" w:rsidRPr="00FA4964" w:rsidRDefault="00FA4964" w:rsidP="00FA4964">
            <w:pPr>
              <w:widowControl/>
              <w:spacing w:line="240" w:lineRule="auto"/>
              <w:jc w:val="center"/>
              <w:rPr>
                <w:ins w:id="1766" w:author="Igor Santiago" w:date="2022-06-09T01:15:00Z"/>
                <w:sz w:val="24"/>
                <w:szCs w:val="24"/>
                <w:lang w:val="pt-BR" w:eastAsia="pt-BR"/>
              </w:rPr>
            </w:pPr>
            <w:ins w:id="1767" w:author="Igor Santiago" w:date="2022-06-09T01:15:00Z">
              <w:r w:rsidRPr="00FA4964">
                <w:rPr>
                  <w:color w:val="000000"/>
                  <w:lang w:val="pt-BR" w:eastAsia="pt-BR"/>
                </w:rPr>
                <w:t>Editar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A8637" w14:textId="77777777" w:rsidR="00FA4964" w:rsidRPr="00FA4964" w:rsidRDefault="00FA4964" w:rsidP="00FA4964">
            <w:pPr>
              <w:widowControl/>
              <w:spacing w:line="240" w:lineRule="auto"/>
              <w:jc w:val="center"/>
              <w:rPr>
                <w:ins w:id="1768" w:author="Igor Santiago" w:date="2022-06-09T01:15:00Z"/>
                <w:sz w:val="24"/>
                <w:szCs w:val="24"/>
                <w:lang w:val="pt-BR" w:eastAsia="pt-BR"/>
              </w:rPr>
            </w:pPr>
            <w:ins w:id="1769" w:author="Igor Santiago" w:date="2022-06-09T01:15:00Z">
              <w:r w:rsidRPr="00FA4964">
                <w:rPr>
                  <w:color w:val="000000"/>
                  <w:lang w:val="pt-BR" w:eastAsia="pt-BR"/>
                </w:rPr>
                <w:t>Permite a edição de dados de uma despesa existente</w:t>
              </w:r>
            </w:ins>
          </w:p>
        </w:tc>
      </w:tr>
      <w:tr w:rsidR="00FA4964" w:rsidRPr="00432DC2" w14:paraId="16DF041C" w14:textId="77777777" w:rsidTr="00FA4964">
        <w:trPr>
          <w:ins w:id="1770"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9E7779" w14:textId="77777777" w:rsidR="00FA4964" w:rsidRPr="00FA4964" w:rsidRDefault="00FA4964" w:rsidP="00FA4964">
            <w:pPr>
              <w:widowControl/>
              <w:spacing w:line="240" w:lineRule="auto"/>
              <w:rPr>
                <w:ins w:id="1771"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A13CE" w14:textId="77777777" w:rsidR="00FA4964" w:rsidRPr="00FA4964" w:rsidRDefault="00FA4964" w:rsidP="00FA4964">
            <w:pPr>
              <w:widowControl/>
              <w:spacing w:line="240" w:lineRule="auto"/>
              <w:jc w:val="center"/>
              <w:rPr>
                <w:ins w:id="1772" w:author="Igor Santiago" w:date="2022-06-09T01:15:00Z"/>
                <w:sz w:val="24"/>
                <w:szCs w:val="24"/>
                <w:lang w:val="pt-BR" w:eastAsia="pt-BR"/>
              </w:rPr>
            </w:pPr>
            <w:ins w:id="1773" w:author="Igor Santiago" w:date="2022-06-09T01:15:00Z">
              <w:r w:rsidRPr="00FA4964">
                <w:rPr>
                  <w:color w:val="000000"/>
                  <w:lang w:val="pt-BR" w:eastAsia="pt-BR"/>
                </w:rPr>
                <w:t>Remover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69E2D" w14:textId="77777777" w:rsidR="00FA4964" w:rsidRPr="00FA4964" w:rsidRDefault="00FA4964" w:rsidP="00FA4964">
            <w:pPr>
              <w:widowControl/>
              <w:spacing w:line="240" w:lineRule="auto"/>
              <w:jc w:val="center"/>
              <w:rPr>
                <w:ins w:id="1774" w:author="Igor Santiago" w:date="2022-06-09T01:15:00Z"/>
                <w:sz w:val="24"/>
                <w:szCs w:val="24"/>
                <w:lang w:val="pt-BR" w:eastAsia="pt-BR"/>
              </w:rPr>
            </w:pPr>
            <w:ins w:id="1775" w:author="Igor Santiago" w:date="2022-06-09T01:15:00Z">
              <w:r w:rsidRPr="00FA4964">
                <w:rPr>
                  <w:color w:val="000000"/>
                  <w:lang w:val="pt-BR" w:eastAsia="pt-BR"/>
                </w:rPr>
                <w:t>Permite a remoção de uma despesa existente</w:t>
              </w:r>
            </w:ins>
          </w:p>
        </w:tc>
      </w:tr>
      <w:tr w:rsidR="00FA4964" w:rsidRPr="00432DC2" w14:paraId="18A72D0E" w14:textId="77777777" w:rsidTr="00FA4964">
        <w:trPr>
          <w:ins w:id="1776"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D5EE6" w14:textId="77777777" w:rsidR="00FA4964" w:rsidRPr="00FA4964" w:rsidRDefault="00FA4964" w:rsidP="00FA4964">
            <w:pPr>
              <w:widowControl/>
              <w:spacing w:line="240" w:lineRule="auto"/>
              <w:jc w:val="center"/>
              <w:rPr>
                <w:ins w:id="1777" w:author="Igor Santiago" w:date="2022-06-09T01:15:00Z"/>
                <w:sz w:val="24"/>
                <w:szCs w:val="24"/>
                <w:lang w:val="pt-BR" w:eastAsia="pt-BR"/>
              </w:rPr>
            </w:pPr>
            <w:ins w:id="1778" w:author="Igor Santiago" w:date="2022-06-09T01:15:00Z">
              <w:r w:rsidRPr="00FA4964">
                <w:rPr>
                  <w:color w:val="000000"/>
                  <w:lang w:val="pt-BR" w:eastAsia="pt-BR"/>
                </w:rPr>
                <w:t>Gestão de Vendedores - </w:t>
              </w:r>
            </w:ins>
          </w:p>
          <w:p w14:paraId="0A1E3DED" w14:textId="77777777" w:rsidR="00FA4964" w:rsidRPr="00FA4964" w:rsidRDefault="00FA4964" w:rsidP="00FA4964">
            <w:pPr>
              <w:widowControl/>
              <w:spacing w:line="240" w:lineRule="auto"/>
              <w:jc w:val="center"/>
              <w:rPr>
                <w:ins w:id="1779" w:author="Igor Santiago" w:date="2022-06-09T01:15:00Z"/>
                <w:sz w:val="24"/>
                <w:szCs w:val="24"/>
                <w:lang w:val="pt-BR" w:eastAsia="pt-BR"/>
              </w:rPr>
            </w:pPr>
            <w:ins w:id="1780" w:author="Igor Santiago" w:date="2022-06-09T01:15:00Z">
              <w:r w:rsidRPr="00FA4964">
                <w:rPr>
                  <w:color w:val="000000"/>
                  <w:lang w:val="pt-BR" w:eastAsia="pt-BR"/>
                </w:rPr>
                <w:t>Este serviço realiza todas as tarefas relacionadas à gerência de vendedores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A728E" w14:textId="77777777" w:rsidR="00FA4964" w:rsidRPr="00FA4964" w:rsidRDefault="00FA4964" w:rsidP="00FA4964">
            <w:pPr>
              <w:widowControl/>
              <w:spacing w:line="240" w:lineRule="auto"/>
              <w:jc w:val="center"/>
              <w:rPr>
                <w:ins w:id="1781" w:author="Igor Santiago" w:date="2022-06-09T01:15:00Z"/>
                <w:sz w:val="24"/>
                <w:szCs w:val="24"/>
                <w:lang w:val="pt-BR" w:eastAsia="pt-BR"/>
              </w:rPr>
            </w:pPr>
            <w:ins w:id="1782" w:author="Igor Santiago" w:date="2022-06-09T01:15:00Z">
              <w:r w:rsidRPr="00FA4964">
                <w:rPr>
                  <w:color w:val="000000"/>
                  <w:lang w:val="pt-BR" w:eastAsia="pt-BR"/>
                </w:rPr>
                <w:t>Cadastrar Vendedor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99A09" w14:textId="77777777" w:rsidR="00FA4964" w:rsidRPr="00FA4964" w:rsidRDefault="00FA4964" w:rsidP="00FA4964">
            <w:pPr>
              <w:widowControl/>
              <w:spacing w:line="240" w:lineRule="auto"/>
              <w:jc w:val="center"/>
              <w:rPr>
                <w:ins w:id="1783" w:author="Igor Santiago" w:date="2022-06-09T01:15:00Z"/>
                <w:sz w:val="24"/>
                <w:szCs w:val="24"/>
                <w:lang w:val="pt-BR" w:eastAsia="pt-BR"/>
              </w:rPr>
            </w:pPr>
            <w:ins w:id="1784" w:author="Igor Santiago" w:date="2022-06-09T01:15:00Z">
              <w:r w:rsidRPr="00FA4964">
                <w:rPr>
                  <w:color w:val="000000"/>
                  <w:lang w:val="pt-BR" w:eastAsia="pt-BR"/>
                </w:rPr>
                <w:t>Permite o cadastro de um novo vendedor</w:t>
              </w:r>
            </w:ins>
          </w:p>
        </w:tc>
      </w:tr>
      <w:tr w:rsidR="00FA4964" w:rsidRPr="00432DC2" w14:paraId="455D4B40" w14:textId="77777777" w:rsidTr="00FA4964">
        <w:trPr>
          <w:ins w:id="1785"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782735" w14:textId="77777777" w:rsidR="00FA4964" w:rsidRPr="00FA4964" w:rsidRDefault="00FA4964" w:rsidP="00FA4964">
            <w:pPr>
              <w:widowControl/>
              <w:spacing w:line="240" w:lineRule="auto"/>
              <w:rPr>
                <w:ins w:id="1786"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51423" w14:textId="77777777" w:rsidR="00FA4964" w:rsidRPr="00FA4964" w:rsidRDefault="00FA4964" w:rsidP="00FA4964">
            <w:pPr>
              <w:widowControl/>
              <w:spacing w:line="240" w:lineRule="auto"/>
              <w:rPr>
                <w:ins w:id="1787" w:author="Igor Santiago" w:date="2022-06-09T01:15:00Z"/>
                <w:sz w:val="24"/>
                <w:szCs w:val="24"/>
                <w:lang w:val="pt-BR" w:eastAsia="pt-BR"/>
              </w:rPr>
            </w:pPr>
          </w:p>
          <w:p w14:paraId="18627489" w14:textId="77777777" w:rsidR="00FA4964" w:rsidRPr="00FA4964" w:rsidRDefault="00FA4964" w:rsidP="00FA4964">
            <w:pPr>
              <w:widowControl/>
              <w:spacing w:line="240" w:lineRule="auto"/>
              <w:jc w:val="center"/>
              <w:rPr>
                <w:ins w:id="1788" w:author="Igor Santiago" w:date="2022-06-09T01:15:00Z"/>
                <w:sz w:val="24"/>
                <w:szCs w:val="24"/>
                <w:lang w:val="pt-BR" w:eastAsia="pt-BR"/>
              </w:rPr>
            </w:pPr>
            <w:ins w:id="1789" w:author="Igor Santiago" w:date="2022-06-09T01:15:00Z">
              <w:r w:rsidRPr="00FA4964">
                <w:rPr>
                  <w:color w:val="000000"/>
                  <w:lang w:val="pt-BR" w:eastAsia="pt-BR"/>
                </w:rPr>
                <w:t>Editar Vendedor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D5BF4" w14:textId="77777777" w:rsidR="00FA4964" w:rsidRPr="00FA4964" w:rsidRDefault="00FA4964" w:rsidP="00FA4964">
            <w:pPr>
              <w:widowControl/>
              <w:spacing w:line="240" w:lineRule="auto"/>
              <w:jc w:val="center"/>
              <w:rPr>
                <w:ins w:id="1790" w:author="Igor Santiago" w:date="2022-06-09T01:15:00Z"/>
                <w:sz w:val="24"/>
                <w:szCs w:val="24"/>
                <w:lang w:val="pt-BR" w:eastAsia="pt-BR"/>
              </w:rPr>
            </w:pPr>
            <w:ins w:id="1791" w:author="Igor Santiago" w:date="2022-06-09T01:15:00Z">
              <w:r w:rsidRPr="00FA4964">
                <w:rPr>
                  <w:color w:val="000000"/>
                  <w:lang w:val="pt-BR" w:eastAsia="pt-BR"/>
                </w:rPr>
                <w:t>Permite a edição de dados de um vendedor existente</w:t>
              </w:r>
            </w:ins>
          </w:p>
        </w:tc>
      </w:tr>
      <w:tr w:rsidR="00FA4964" w:rsidRPr="00432DC2" w14:paraId="58BDE672" w14:textId="77777777" w:rsidTr="00FA4964">
        <w:trPr>
          <w:ins w:id="1792"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1CA527" w14:textId="77777777" w:rsidR="00FA4964" w:rsidRPr="00FA4964" w:rsidRDefault="00FA4964" w:rsidP="00FA4964">
            <w:pPr>
              <w:widowControl/>
              <w:spacing w:line="240" w:lineRule="auto"/>
              <w:rPr>
                <w:ins w:id="1793"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886E9" w14:textId="77777777" w:rsidR="00FA4964" w:rsidRPr="00FA4964" w:rsidRDefault="00FA4964" w:rsidP="00FA4964">
            <w:pPr>
              <w:widowControl/>
              <w:spacing w:line="240" w:lineRule="auto"/>
              <w:jc w:val="center"/>
              <w:rPr>
                <w:ins w:id="1794" w:author="Igor Santiago" w:date="2022-06-09T01:15:00Z"/>
                <w:sz w:val="24"/>
                <w:szCs w:val="24"/>
                <w:lang w:val="pt-BR" w:eastAsia="pt-BR"/>
              </w:rPr>
            </w:pPr>
            <w:ins w:id="1795" w:author="Igor Santiago" w:date="2022-06-09T01:15:00Z">
              <w:r w:rsidRPr="00FA4964">
                <w:rPr>
                  <w:color w:val="000000"/>
                  <w:lang w:val="pt-BR" w:eastAsia="pt-BR"/>
                </w:rPr>
                <w:t>Remover Vendedor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C65E6" w14:textId="77777777" w:rsidR="00FA4964" w:rsidRPr="00FA4964" w:rsidRDefault="00FA4964" w:rsidP="00FA4964">
            <w:pPr>
              <w:widowControl/>
              <w:spacing w:line="240" w:lineRule="auto"/>
              <w:jc w:val="center"/>
              <w:rPr>
                <w:ins w:id="1796" w:author="Igor Santiago" w:date="2022-06-09T01:15:00Z"/>
                <w:sz w:val="24"/>
                <w:szCs w:val="24"/>
                <w:lang w:val="pt-BR" w:eastAsia="pt-BR"/>
              </w:rPr>
            </w:pPr>
            <w:ins w:id="1797" w:author="Igor Santiago" w:date="2022-06-09T01:15:00Z">
              <w:r w:rsidRPr="00FA4964">
                <w:rPr>
                  <w:color w:val="000000"/>
                  <w:lang w:val="pt-BR" w:eastAsia="pt-BR"/>
                </w:rPr>
                <w:t>Permite a remoção de um vendedor existente</w:t>
              </w:r>
            </w:ins>
          </w:p>
        </w:tc>
      </w:tr>
      <w:tr w:rsidR="00FA4964" w:rsidRPr="00432DC2" w14:paraId="57ACDC8E" w14:textId="77777777" w:rsidTr="00FA4964">
        <w:trPr>
          <w:ins w:id="1798"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E7E9B" w14:textId="77777777" w:rsidR="00FA4964" w:rsidRPr="00FA4964" w:rsidRDefault="00FA4964" w:rsidP="00FA4964">
            <w:pPr>
              <w:widowControl/>
              <w:spacing w:line="240" w:lineRule="auto"/>
              <w:jc w:val="center"/>
              <w:rPr>
                <w:ins w:id="1799" w:author="Igor Santiago" w:date="2022-06-09T01:15:00Z"/>
                <w:sz w:val="24"/>
                <w:szCs w:val="24"/>
                <w:lang w:val="pt-BR" w:eastAsia="pt-BR"/>
              </w:rPr>
            </w:pPr>
            <w:ins w:id="1800" w:author="Igor Santiago" w:date="2022-06-09T01:15:00Z">
              <w:r w:rsidRPr="00FA4964">
                <w:rPr>
                  <w:color w:val="000000"/>
                  <w:lang w:val="pt-BR" w:eastAsia="pt-BR"/>
                </w:rPr>
                <w:t>Gestão de Relatórios - </w:t>
              </w:r>
            </w:ins>
          </w:p>
          <w:p w14:paraId="608BB5F5" w14:textId="77777777" w:rsidR="00FA4964" w:rsidRPr="00FA4964" w:rsidRDefault="00FA4964" w:rsidP="00FA4964">
            <w:pPr>
              <w:widowControl/>
              <w:spacing w:line="240" w:lineRule="auto"/>
              <w:jc w:val="center"/>
              <w:rPr>
                <w:ins w:id="1801" w:author="Igor Santiago" w:date="2022-06-09T01:15:00Z"/>
                <w:sz w:val="24"/>
                <w:szCs w:val="24"/>
                <w:lang w:val="pt-BR" w:eastAsia="pt-BR"/>
              </w:rPr>
            </w:pPr>
            <w:ins w:id="1802" w:author="Igor Santiago" w:date="2022-06-09T01:15:00Z">
              <w:r w:rsidRPr="00FA4964">
                <w:rPr>
                  <w:color w:val="000000"/>
                  <w:lang w:val="pt-BR" w:eastAsia="pt-BR"/>
                </w:rPr>
                <w:t>Este serviço realiza todas as tarefas relacionadas à gerência de relatórios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053F0" w14:textId="77777777" w:rsidR="00FA4964" w:rsidRPr="00FA4964" w:rsidRDefault="00FA4964" w:rsidP="00FA4964">
            <w:pPr>
              <w:widowControl/>
              <w:spacing w:line="240" w:lineRule="auto"/>
              <w:jc w:val="center"/>
              <w:rPr>
                <w:ins w:id="1803" w:author="Igor Santiago" w:date="2022-06-09T01:15:00Z"/>
                <w:sz w:val="24"/>
                <w:szCs w:val="24"/>
                <w:lang w:val="pt-BR" w:eastAsia="pt-BR"/>
              </w:rPr>
            </w:pPr>
            <w:ins w:id="1804" w:author="Igor Santiago" w:date="2022-06-09T01:15:00Z">
              <w:r w:rsidRPr="00FA4964">
                <w:rPr>
                  <w:color w:val="000000"/>
                  <w:lang w:val="pt-BR" w:eastAsia="pt-BR"/>
                </w:rPr>
                <w:t>Gerar Relatório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11985" w14:textId="77777777" w:rsidR="00FA4964" w:rsidRPr="00FA4964" w:rsidRDefault="00FA4964" w:rsidP="00FA4964">
            <w:pPr>
              <w:widowControl/>
              <w:spacing w:line="240" w:lineRule="auto"/>
              <w:jc w:val="center"/>
              <w:rPr>
                <w:ins w:id="1805" w:author="Igor Santiago" w:date="2022-06-09T01:15:00Z"/>
                <w:sz w:val="24"/>
                <w:szCs w:val="24"/>
                <w:lang w:val="pt-BR" w:eastAsia="pt-BR"/>
              </w:rPr>
            </w:pPr>
            <w:ins w:id="1806" w:author="Igor Santiago" w:date="2022-06-09T01:15:00Z">
              <w:r w:rsidRPr="00FA4964">
                <w:rPr>
                  <w:color w:val="000000"/>
                  <w:lang w:val="pt-BR" w:eastAsia="pt-BR"/>
                </w:rPr>
                <w:t>Permite a geração de um relatório</w:t>
              </w:r>
            </w:ins>
          </w:p>
        </w:tc>
      </w:tr>
      <w:tr w:rsidR="00FA4964" w:rsidRPr="00432DC2" w14:paraId="30CBFBC9" w14:textId="77777777" w:rsidTr="00FA4964">
        <w:trPr>
          <w:ins w:id="1807"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961A3D" w14:textId="77777777" w:rsidR="00FA4964" w:rsidRPr="00FA4964" w:rsidRDefault="00FA4964" w:rsidP="00FA4964">
            <w:pPr>
              <w:widowControl/>
              <w:spacing w:line="240" w:lineRule="auto"/>
              <w:rPr>
                <w:ins w:id="1808"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96A28" w14:textId="77777777" w:rsidR="00FA4964" w:rsidRPr="00FA4964" w:rsidRDefault="00FA4964" w:rsidP="00FA4964">
            <w:pPr>
              <w:widowControl/>
              <w:spacing w:line="240" w:lineRule="auto"/>
              <w:rPr>
                <w:ins w:id="1809" w:author="Igor Santiago" w:date="2022-06-09T01:15:00Z"/>
                <w:sz w:val="24"/>
                <w:szCs w:val="24"/>
                <w:lang w:val="pt-BR" w:eastAsia="pt-BR"/>
              </w:rPr>
            </w:pPr>
          </w:p>
          <w:p w14:paraId="26EA4BC3" w14:textId="77777777" w:rsidR="00FA4964" w:rsidRPr="00FA4964" w:rsidRDefault="00FA4964" w:rsidP="00FA4964">
            <w:pPr>
              <w:widowControl/>
              <w:spacing w:line="240" w:lineRule="auto"/>
              <w:jc w:val="center"/>
              <w:rPr>
                <w:ins w:id="1810" w:author="Igor Santiago" w:date="2022-06-09T01:15:00Z"/>
                <w:sz w:val="24"/>
                <w:szCs w:val="24"/>
                <w:lang w:val="pt-BR" w:eastAsia="pt-BR"/>
              </w:rPr>
            </w:pPr>
            <w:ins w:id="1811" w:author="Igor Santiago" w:date="2022-06-09T01:15:00Z">
              <w:r w:rsidRPr="00FA4964">
                <w:rPr>
                  <w:color w:val="000000"/>
                  <w:lang w:val="pt-BR" w:eastAsia="pt-BR"/>
                </w:rPr>
                <w:t>Editar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93968" w14:textId="77777777" w:rsidR="00FA4964" w:rsidRPr="00FA4964" w:rsidRDefault="00FA4964" w:rsidP="00FA4964">
            <w:pPr>
              <w:widowControl/>
              <w:spacing w:line="240" w:lineRule="auto"/>
              <w:jc w:val="center"/>
              <w:rPr>
                <w:ins w:id="1812" w:author="Igor Santiago" w:date="2022-06-09T01:15:00Z"/>
                <w:sz w:val="24"/>
                <w:szCs w:val="24"/>
                <w:lang w:val="pt-BR" w:eastAsia="pt-BR"/>
              </w:rPr>
            </w:pPr>
            <w:ins w:id="1813" w:author="Igor Santiago" w:date="2022-06-09T01:15:00Z">
              <w:r w:rsidRPr="00FA4964">
                <w:rPr>
                  <w:color w:val="000000"/>
                  <w:lang w:val="pt-BR" w:eastAsia="pt-BR"/>
                </w:rPr>
                <w:t>Permite a edição de um relatório existente</w:t>
              </w:r>
            </w:ins>
          </w:p>
        </w:tc>
      </w:tr>
      <w:tr w:rsidR="00FA4964" w:rsidRPr="00432DC2" w14:paraId="48AFAD67" w14:textId="77777777" w:rsidTr="00FA4964">
        <w:trPr>
          <w:ins w:id="1814"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871FEB" w14:textId="77777777" w:rsidR="00FA4964" w:rsidRPr="00FA4964" w:rsidRDefault="00FA4964" w:rsidP="00FA4964">
            <w:pPr>
              <w:widowControl/>
              <w:spacing w:line="240" w:lineRule="auto"/>
              <w:rPr>
                <w:ins w:id="1815"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0424E" w14:textId="77777777" w:rsidR="00FA4964" w:rsidRPr="00FA4964" w:rsidRDefault="00FA4964" w:rsidP="00FA4964">
            <w:pPr>
              <w:widowControl/>
              <w:spacing w:line="240" w:lineRule="auto"/>
              <w:jc w:val="center"/>
              <w:rPr>
                <w:ins w:id="1816" w:author="Igor Santiago" w:date="2022-06-09T01:15:00Z"/>
                <w:sz w:val="24"/>
                <w:szCs w:val="24"/>
                <w:lang w:val="pt-BR" w:eastAsia="pt-BR"/>
              </w:rPr>
            </w:pPr>
            <w:ins w:id="1817" w:author="Igor Santiago" w:date="2022-06-09T01:15:00Z">
              <w:r w:rsidRPr="00FA4964">
                <w:rPr>
                  <w:color w:val="000000"/>
                  <w:lang w:val="pt-BR"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C6C32" w14:textId="77777777" w:rsidR="00FA4964" w:rsidRPr="00FA4964" w:rsidRDefault="00FA4964" w:rsidP="00FA4964">
            <w:pPr>
              <w:widowControl/>
              <w:spacing w:line="240" w:lineRule="auto"/>
              <w:jc w:val="center"/>
              <w:rPr>
                <w:ins w:id="1818" w:author="Igor Santiago" w:date="2022-06-09T01:15:00Z"/>
                <w:sz w:val="24"/>
                <w:szCs w:val="24"/>
                <w:lang w:val="pt-BR" w:eastAsia="pt-BR"/>
              </w:rPr>
            </w:pPr>
            <w:ins w:id="1819" w:author="Igor Santiago" w:date="2022-06-09T01:15:00Z">
              <w:r w:rsidRPr="00FA4964">
                <w:rPr>
                  <w:color w:val="000000"/>
                  <w:lang w:val="pt-BR" w:eastAsia="pt-BR"/>
                </w:rPr>
                <w:t>Permite a remoção de um relatório existente</w:t>
              </w:r>
            </w:ins>
          </w:p>
        </w:tc>
      </w:tr>
    </w:tbl>
    <w:p w14:paraId="6AE28E37" w14:textId="77777777" w:rsidR="00341B5B" w:rsidRPr="00A44348" w:rsidRDefault="00341B5B">
      <w:pPr>
        <w:widowControl/>
        <w:pBdr>
          <w:top w:val="nil"/>
          <w:left w:val="nil"/>
          <w:bottom w:val="nil"/>
          <w:right w:val="nil"/>
          <w:between w:val="nil"/>
        </w:pBdr>
        <w:spacing w:line="240" w:lineRule="auto"/>
        <w:ind w:left="708"/>
        <w:jc w:val="center"/>
        <w:rPr>
          <w:color w:val="0070C0"/>
          <w:lang w:val="pt-BR"/>
          <w:rPrChange w:id="1820" w:author="Ines" w:date="2022-06-09T10:14:00Z">
            <w:rPr>
              <w:color w:val="0070C0"/>
            </w:rPr>
          </w:rPrChange>
        </w:rPr>
      </w:pPr>
    </w:p>
    <w:p w14:paraId="1076B265" w14:textId="50B691BA" w:rsidR="00341B5B" w:rsidRPr="00A44348" w:rsidRDefault="00341B5B">
      <w:pPr>
        <w:rPr>
          <w:ins w:id="1821" w:author="Igor Santiago" w:date="2022-06-09T01:16:00Z"/>
          <w:lang w:val="pt-BR"/>
          <w:rPrChange w:id="1822" w:author="Ines" w:date="2022-06-09T10:14:00Z">
            <w:rPr>
              <w:ins w:id="1823" w:author="Igor Santiago" w:date="2022-06-09T01:16:00Z"/>
            </w:rPr>
          </w:rPrChange>
        </w:rPr>
      </w:pPr>
    </w:p>
    <w:p w14:paraId="070176E6" w14:textId="5E3AFF5D" w:rsidR="00FA4964" w:rsidRPr="00A44348" w:rsidRDefault="00FA4964">
      <w:pPr>
        <w:rPr>
          <w:ins w:id="1824" w:author="Igor Santiago" w:date="2022-06-09T01:16:00Z"/>
          <w:lang w:val="pt-BR"/>
          <w:rPrChange w:id="1825" w:author="Ines" w:date="2022-06-09T10:14:00Z">
            <w:rPr>
              <w:ins w:id="1826" w:author="Igor Santiago" w:date="2022-06-09T01:16:00Z"/>
            </w:rPr>
          </w:rPrChange>
        </w:rPr>
      </w:pPr>
    </w:p>
    <w:p w14:paraId="18637A44" w14:textId="3B563043" w:rsidR="00FA4964" w:rsidRPr="00A44348" w:rsidRDefault="00FA4964">
      <w:pPr>
        <w:rPr>
          <w:ins w:id="1827" w:author="Igor Santiago" w:date="2022-06-09T01:16:00Z"/>
          <w:lang w:val="pt-BR"/>
          <w:rPrChange w:id="1828" w:author="Ines" w:date="2022-06-09T10:14:00Z">
            <w:rPr>
              <w:ins w:id="1829" w:author="Igor Santiago" w:date="2022-06-09T01:16:00Z"/>
            </w:rPr>
          </w:rPrChange>
        </w:rPr>
      </w:pPr>
    </w:p>
    <w:p w14:paraId="74863E99" w14:textId="77777777" w:rsidR="00FA4964" w:rsidRPr="00A44348" w:rsidRDefault="00FA4964">
      <w:pPr>
        <w:rPr>
          <w:lang w:val="pt-BR"/>
          <w:rPrChange w:id="1830" w:author="Ines" w:date="2022-06-09T10:14:00Z">
            <w:rPr/>
          </w:rPrChange>
        </w:rPr>
      </w:pPr>
    </w:p>
    <w:p w14:paraId="34A67B13" w14:textId="0CDCA42A" w:rsidR="00341B5B" w:rsidRDefault="003E6BDD">
      <w:pPr>
        <w:pStyle w:val="Ttulo2"/>
        <w:numPr>
          <w:ilvl w:val="1"/>
          <w:numId w:val="9"/>
        </w:numPr>
        <w:rPr>
          <w:ins w:id="1831" w:author="Igor Santiago" w:date="2022-06-09T01:17:00Z"/>
        </w:rPr>
      </w:pPr>
      <w:bookmarkStart w:id="1832" w:name="_Toc105669265"/>
      <w:r>
        <w:lastRenderedPageBreak/>
        <w:t>Sprint Backlog</w:t>
      </w:r>
      <w:bookmarkEnd w:id="1832"/>
    </w:p>
    <w:p w14:paraId="0792A4A6" w14:textId="302CEC36" w:rsidR="00FA4964" w:rsidRPr="00FA4964" w:rsidDel="00FA4964" w:rsidRDefault="00FA4964">
      <w:pPr>
        <w:spacing w:line="240" w:lineRule="auto"/>
        <w:rPr>
          <w:del w:id="1833" w:author="Igor Santiago" w:date="2022-06-09T01:18:00Z"/>
          <w:noProof/>
          <w:color w:val="0070C0"/>
          <w:bdr w:val="none" w:sz="0" w:space="0" w:color="auto" w:frame="1"/>
          <w:rPrChange w:id="1834" w:author="Igor Santiago" w:date="2022-06-09T01:18:00Z">
            <w:rPr>
              <w:del w:id="1835" w:author="Igor Santiago" w:date="2022-06-09T01:18:00Z"/>
            </w:rPr>
          </w:rPrChange>
        </w:rPr>
        <w:pPrChange w:id="1836" w:author="Igor Santiago" w:date="2022-06-09T01:18:00Z">
          <w:pPr>
            <w:pStyle w:val="Ttulo2"/>
            <w:numPr>
              <w:numId w:val="9"/>
            </w:numPr>
            <w:ind w:left="0" w:firstLine="0"/>
          </w:pPr>
        </w:pPrChange>
      </w:pPr>
    </w:p>
    <w:p w14:paraId="71CC4C16" w14:textId="768B288E" w:rsidR="00341B5B" w:rsidDel="00FA4964" w:rsidRDefault="00FA4964">
      <w:pPr>
        <w:rPr>
          <w:del w:id="1837" w:author="Igor Santiago" w:date="2022-06-09T01:16:00Z"/>
        </w:rPr>
        <w:pPrChange w:id="1838" w:author="Igor Santiago" w:date="2022-06-09T01:18:00Z">
          <w:pPr>
            <w:ind w:left="720"/>
          </w:pPr>
        </w:pPrChange>
      </w:pPr>
      <w:ins w:id="1839" w:author="Igor Santiago" w:date="2022-06-09T01:17:00Z">
        <w:r>
          <w:rPr>
            <w:noProof/>
            <w:color w:val="0070C0"/>
            <w:bdr w:val="none" w:sz="0" w:space="0" w:color="auto" w:frame="1"/>
          </w:rPr>
          <w:drawing>
            <wp:anchor distT="0" distB="0" distL="114300" distR="114300" simplePos="0" relativeHeight="251662336" behindDoc="0" locked="0" layoutInCell="1" allowOverlap="1" wp14:anchorId="04DBD286" wp14:editId="1B2BC4B1">
              <wp:simplePos x="0" y="0"/>
              <wp:positionH relativeFrom="margin">
                <wp:align>center</wp:align>
              </wp:positionH>
              <wp:positionV relativeFrom="paragraph">
                <wp:posOffset>199390</wp:posOffset>
              </wp:positionV>
              <wp:extent cx="2608564" cy="4319270"/>
              <wp:effectExtent l="0" t="0" r="1905" b="508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r="56108" b="30417"/>
                      <a:stretch/>
                    </pic:blipFill>
                    <pic:spPr bwMode="auto">
                      <a:xfrm>
                        <a:off x="0" y="0"/>
                        <a:ext cx="2608564" cy="4319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840" w:author="Igor Santiago" w:date="2022-06-09T01:16:00Z">
        <w:r w:rsidR="003E6BDD" w:rsidDel="00FA4964">
          <w:delText>Aqui enumera-se somente as funcionalidades cujo desenvolvimento é previsto para o próximo (primeiro) SPRINT do projeto.</w:delText>
        </w:r>
      </w:del>
    </w:p>
    <w:p w14:paraId="458FCD12" w14:textId="62A655D7" w:rsidR="00341B5B" w:rsidDel="00FA4964" w:rsidRDefault="00341B5B">
      <w:pPr>
        <w:rPr>
          <w:del w:id="1841" w:author="Igor Santiago" w:date="2022-06-09T01:16:00Z"/>
        </w:rPr>
        <w:pPrChange w:id="1842" w:author="Igor Santiago" w:date="2022-06-09T01:18:00Z">
          <w:pPr>
            <w:ind w:left="720"/>
          </w:pPr>
        </w:pPrChange>
      </w:pPr>
    </w:p>
    <w:p w14:paraId="38BB06BA" w14:textId="5C5B06F1" w:rsidR="00341B5B" w:rsidDel="00FA4964" w:rsidRDefault="003E6BDD">
      <w:pPr>
        <w:rPr>
          <w:del w:id="1843" w:author="Igor Santiago" w:date="2022-06-09T01:16:00Z"/>
          <w:color w:val="0070C0"/>
        </w:rPr>
        <w:pPrChange w:id="1844" w:author="Igor Santiago" w:date="2022-06-09T01:18:00Z">
          <w:pPr>
            <w:ind w:left="720"/>
          </w:pPr>
        </w:pPrChange>
      </w:pPr>
      <w:del w:id="1845" w:author="Igor Santiago" w:date="2022-06-09T01:16:00Z">
        <w:r w:rsidDel="00FA4964">
          <w:rPr>
            <w:color w:val="0070C0"/>
          </w:rPr>
          <w:delText xml:space="preserve">Não se deve entregar serviços por serviços, a melhor opção é sempre entregar cortes transversais do backlog original que agreguem valor ao cliente. Por exemplo: </w:delText>
        </w:r>
      </w:del>
    </w:p>
    <w:p w14:paraId="79FDE994" w14:textId="2B2622FE" w:rsidR="00341B5B" w:rsidDel="00FA4964" w:rsidRDefault="00341B5B">
      <w:pPr>
        <w:rPr>
          <w:del w:id="1846" w:author="Igor Santiago" w:date="2022-06-09T01:16:00Z"/>
          <w:color w:val="0070C0"/>
        </w:rPr>
        <w:pPrChange w:id="1847" w:author="Igor Santiago" w:date="2022-06-09T01:18:00Z">
          <w:pPr>
            <w:ind w:left="720"/>
          </w:pPr>
        </w:pPrChange>
      </w:pPr>
    </w:p>
    <w:p w14:paraId="1CF6D512" w14:textId="71194323" w:rsidR="00341B5B" w:rsidRDefault="003E6BDD">
      <w:pPr>
        <w:rPr>
          <w:color w:val="0070C0"/>
        </w:rPr>
        <w:pPrChange w:id="1848" w:author="Igor Santiago" w:date="2022-06-09T01:18:00Z">
          <w:pPr>
            <w:ind w:left="720"/>
            <w:jc w:val="center"/>
          </w:pPr>
        </w:pPrChange>
      </w:pPr>
      <w:del w:id="1849" w:author="Igor Santiago" w:date="2022-06-09T01:16:00Z">
        <w:r w:rsidDel="00FA4964">
          <w:rPr>
            <w:noProof/>
          </w:rPr>
          <w:lastRenderedPageBreak/>
          <w:drawing>
            <wp:inline distT="0" distB="0" distL="0" distR="0" wp14:anchorId="108F7C4F" wp14:editId="6BA0A7C8">
              <wp:extent cx="2562225" cy="24479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562225" cy="2447925"/>
                      </a:xfrm>
                      <a:prstGeom prst="rect">
                        <a:avLst/>
                      </a:prstGeom>
                      <a:ln/>
                    </pic:spPr>
                  </pic:pic>
                </a:graphicData>
              </a:graphic>
            </wp:inline>
          </w:drawing>
        </w:r>
      </w:del>
    </w:p>
    <w:p w14:paraId="4458C238" w14:textId="1C2EE8D3" w:rsidR="00341B5B" w:rsidRPr="00A44348" w:rsidRDefault="003E6BDD">
      <w:pPr>
        <w:widowControl/>
        <w:pBdr>
          <w:top w:val="nil"/>
          <w:left w:val="nil"/>
          <w:bottom w:val="nil"/>
          <w:right w:val="nil"/>
          <w:between w:val="nil"/>
        </w:pBdr>
        <w:spacing w:line="240" w:lineRule="auto"/>
        <w:ind w:left="708"/>
        <w:jc w:val="center"/>
        <w:rPr>
          <w:sz w:val="18"/>
          <w:szCs w:val="18"/>
          <w:lang w:val="pt-BR"/>
          <w:rPrChange w:id="1850" w:author="Ines" w:date="2022-06-09T10:14:00Z">
            <w:rPr>
              <w:b/>
              <w:color w:val="0070C0"/>
            </w:rPr>
          </w:rPrChange>
        </w:rPr>
        <w:pPrChange w:id="1851" w:author="Igor Santiago" w:date="2022-06-09T01:17:00Z">
          <w:pPr>
            <w:widowControl/>
            <w:spacing w:line="240" w:lineRule="auto"/>
            <w:jc w:val="center"/>
          </w:pPr>
        </w:pPrChange>
      </w:pPr>
      <w:r w:rsidRPr="00A44348">
        <w:rPr>
          <w:sz w:val="18"/>
          <w:szCs w:val="18"/>
          <w:lang w:val="pt-BR"/>
          <w:rPrChange w:id="1852" w:author="Ines" w:date="2022-06-09T10:14:00Z">
            <w:rPr>
              <w:b/>
              <w:color w:val="0070C0"/>
            </w:rPr>
          </w:rPrChange>
        </w:rPr>
        <w:t>Figura 4: Sprint Backlog (formado pelas funcionalidades destacadas em amarelo)</w:t>
      </w:r>
    </w:p>
    <w:p w14:paraId="1C1FBE68" w14:textId="77777777" w:rsidR="00341B5B" w:rsidRPr="00A44348" w:rsidDel="008B4374" w:rsidRDefault="00341B5B">
      <w:pPr>
        <w:ind w:left="720"/>
        <w:jc w:val="center"/>
        <w:rPr>
          <w:del w:id="1853" w:author="Igor Santiago" w:date="2022-06-09T12:05:00Z"/>
          <w:lang w:val="pt-BR"/>
          <w:rPrChange w:id="1854" w:author="Ines" w:date="2022-06-09T10:14:00Z">
            <w:rPr>
              <w:del w:id="1855" w:author="Igor Santiago" w:date="2022-06-09T12:05:00Z"/>
              <w:color w:val="0070C0"/>
            </w:rPr>
          </w:rPrChange>
        </w:rPr>
      </w:pPr>
    </w:p>
    <w:p w14:paraId="08D84A04" w14:textId="77777777" w:rsidR="00341B5B" w:rsidRPr="00A44348" w:rsidDel="008B4374" w:rsidRDefault="00341B5B">
      <w:pPr>
        <w:ind w:left="720"/>
        <w:rPr>
          <w:del w:id="1856" w:author="Igor Santiago" w:date="2022-06-09T12:05:00Z"/>
          <w:lang w:val="pt-BR"/>
          <w:rPrChange w:id="1857" w:author="Ines" w:date="2022-06-09T10:14:00Z">
            <w:rPr>
              <w:del w:id="1858" w:author="Igor Santiago" w:date="2022-06-09T12:05:00Z"/>
            </w:rPr>
          </w:rPrChange>
        </w:rPr>
      </w:pPr>
    </w:p>
    <w:p w14:paraId="6C9C31B3" w14:textId="46B603EF" w:rsidR="00341B5B" w:rsidRPr="00A44348" w:rsidDel="008B4374" w:rsidRDefault="003E6BDD">
      <w:pPr>
        <w:pStyle w:val="Ttulo2"/>
        <w:numPr>
          <w:ilvl w:val="1"/>
          <w:numId w:val="9"/>
        </w:numPr>
        <w:rPr>
          <w:del w:id="1859" w:author="Igor Santiago" w:date="2022-06-09T12:05:00Z"/>
          <w:color w:val="0070C0"/>
          <w:lang w:val="pt-BR"/>
          <w:rPrChange w:id="1860" w:author="Ines" w:date="2022-06-09T10:14:00Z">
            <w:rPr>
              <w:del w:id="1861" w:author="Igor Santiago" w:date="2022-06-09T12:05:00Z"/>
              <w:color w:val="0070C0"/>
            </w:rPr>
          </w:rPrChange>
        </w:rPr>
      </w:pPr>
      <w:del w:id="1862" w:author="Igor Santiago" w:date="2022-06-09T12:05:00Z">
        <w:r w:rsidRPr="00A44348" w:rsidDel="008B4374">
          <w:rPr>
            <w:color w:val="0070C0"/>
            <w:lang w:val="pt-BR"/>
            <w:rPrChange w:id="1863" w:author="Ines" w:date="2022-06-09T10:14:00Z">
              <w:rPr>
                <w:color w:val="0070C0"/>
              </w:rPr>
            </w:rPrChange>
          </w:rPr>
          <w:delText>Requisito 1</w:delText>
        </w:r>
        <w:r w:rsidRPr="00A44348" w:rsidDel="008B4374">
          <w:rPr>
            <w:lang w:val="pt-BR"/>
            <w:rPrChange w:id="1864" w:author="Ines" w:date="2022-06-09T10:14:00Z">
              <w:rPr/>
            </w:rPrChange>
          </w:rPr>
          <w:delText xml:space="preserve"> – </w:delText>
        </w:r>
        <w:r w:rsidRPr="00A44348" w:rsidDel="008B4374">
          <w:rPr>
            <w:color w:val="0070C0"/>
            <w:lang w:val="pt-BR"/>
            <w:rPrChange w:id="1865" w:author="Ines" w:date="2022-06-09T10:14:00Z">
              <w:rPr>
                <w:color w:val="0070C0"/>
              </w:rPr>
            </w:rPrChange>
          </w:rPr>
          <w:delText>Amazenar e recuperar imagens de satélite</w:delText>
        </w:r>
      </w:del>
    </w:p>
    <w:p w14:paraId="3F2B8D59" w14:textId="4FC1C389" w:rsidR="00341B5B" w:rsidRPr="00A44348" w:rsidDel="008B4374" w:rsidRDefault="00341B5B">
      <w:pPr>
        <w:rPr>
          <w:del w:id="1866" w:author="Igor Santiago" w:date="2022-06-09T12:05:00Z"/>
          <w:color w:val="0070C0"/>
          <w:lang w:val="pt-BR"/>
          <w:rPrChange w:id="1867" w:author="Ines" w:date="2022-06-09T10:14:00Z">
            <w:rPr>
              <w:del w:id="1868" w:author="Igor Santiago" w:date="2022-06-09T12:05:00Z"/>
              <w:color w:val="0070C0"/>
            </w:rPr>
          </w:rPrChange>
        </w:rPr>
      </w:pPr>
    </w:p>
    <w:p w14:paraId="04DA69C6" w14:textId="15E9F244" w:rsidR="00341B5B" w:rsidRPr="00A44348" w:rsidDel="008B4374" w:rsidRDefault="003E6BDD">
      <w:pPr>
        <w:widowControl/>
        <w:pBdr>
          <w:top w:val="nil"/>
          <w:left w:val="nil"/>
          <w:bottom w:val="nil"/>
          <w:right w:val="nil"/>
          <w:between w:val="nil"/>
        </w:pBdr>
        <w:spacing w:line="240" w:lineRule="auto"/>
        <w:jc w:val="both"/>
        <w:rPr>
          <w:del w:id="1869" w:author="Igor Santiago" w:date="2022-06-09T12:05:00Z"/>
          <w:color w:val="000000"/>
          <w:lang w:val="pt-BR"/>
          <w:rPrChange w:id="1870" w:author="Ines" w:date="2022-06-09T10:14:00Z">
            <w:rPr>
              <w:del w:id="1871" w:author="Igor Santiago" w:date="2022-06-09T12:05:00Z"/>
              <w:color w:val="000000"/>
            </w:rPr>
          </w:rPrChange>
        </w:rPr>
        <w:pPrChange w:id="1872" w:author="Igor Santiago" w:date="2022-06-09T12:05:00Z">
          <w:pPr>
            <w:widowControl/>
            <w:pBdr>
              <w:top w:val="nil"/>
              <w:left w:val="nil"/>
              <w:bottom w:val="nil"/>
              <w:right w:val="nil"/>
              <w:between w:val="nil"/>
            </w:pBdr>
            <w:spacing w:line="240" w:lineRule="auto"/>
            <w:ind w:left="708"/>
            <w:jc w:val="both"/>
          </w:pPr>
        </w:pPrChange>
      </w:pPr>
      <w:del w:id="1873" w:author="Igor Santiago" w:date="2022-06-09T12:05:00Z">
        <w:r w:rsidRPr="00A44348" w:rsidDel="008B4374">
          <w:rPr>
            <w:color w:val="0070C0"/>
            <w:lang w:val="pt-BR"/>
            <w:rPrChange w:id="1874" w:author="Ines" w:date="2022-06-09T10:14:00Z">
              <w:rPr>
                <w:color w:val="0070C0"/>
              </w:rPr>
            </w:rPrChange>
          </w:rPr>
          <w:delText>Descrição do requisito, prioridade relativa, nivel de dificuldade e critério de aceitacão</w:delText>
        </w:r>
        <w:r w:rsidRPr="00A44348" w:rsidDel="008B4374">
          <w:rPr>
            <w:color w:val="000000"/>
            <w:lang w:val="pt-BR"/>
            <w:rPrChange w:id="1875" w:author="Ines" w:date="2022-06-09T10:14:00Z">
              <w:rPr>
                <w:color w:val="000000"/>
              </w:rPr>
            </w:rPrChange>
          </w:rPr>
          <w:delText>.</w:delText>
        </w:r>
      </w:del>
    </w:p>
    <w:p w14:paraId="4A188D9F" w14:textId="4AFFC7BC" w:rsidR="00341B5B" w:rsidRPr="00A44348" w:rsidDel="008B4374" w:rsidRDefault="00341B5B">
      <w:pPr>
        <w:widowControl/>
        <w:pBdr>
          <w:top w:val="nil"/>
          <w:left w:val="nil"/>
          <w:bottom w:val="nil"/>
          <w:right w:val="nil"/>
          <w:between w:val="nil"/>
        </w:pBdr>
        <w:spacing w:line="240" w:lineRule="auto"/>
        <w:jc w:val="both"/>
        <w:rPr>
          <w:del w:id="1876" w:author="Igor Santiago" w:date="2022-06-09T12:05:00Z"/>
          <w:color w:val="000000"/>
          <w:lang w:val="pt-BR"/>
          <w:rPrChange w:id="1877" w:author="Ines" w:date="2022-06-09T10:14:00Z">
            <w:rPr>
              <w:del w:id="1878" w:author="Igor Santiago" w:date="2022-06-09T12:05:00Z"/>
              <w:color w:val="000000"/>
            </w:rPr>
          </w:rPrChange>
        </w:rPr>
        <w:pPrChange w:id="1879" w:author="Igor Santiago" w:date="2022-06-09T12:05:00Z">
          <w:pPr>
            <w:widowControl/>
            <w:pBdr>
              <w:top w:val="nil"/>
              <w:left w:val="nil"/>
              <w:bottom w:val="nil"/>
              <w:right w:val="nil"/>
              <w:between w:val="nil"/>
            </w:pBdr>
            <w:spacing w:line="240" w:lineRule="auto"/>
            <w:ind w:left="708"/>
            <w:jc w:val="both"/>
          </w:pPr>
        </w:pPrChange>
      </w:pPr>
    </w:p>
    <w:p w14:paraId="2AFDEB8C" w14:textId="22874110" w:rsidR="00341B5B" w:rsidRPr="00A44348" w:rsidDel="008B4374" w:rsidRDefault="003E6BDD">
      <w:pPr>
        <w:widowControl/>
        <w:pBdr>
          <w:top w:val="nil"/>
          <w:left w:val="nil"/>
          <w:bottom w:val="nil"/>
          <w:right w:val="nil"/>
          <w:between w:val="nil"/>
        </w:pBdr>
        <w:spacing w:line="240" w:lineRule="auto"/>
        <w:jc w:val="both"/>
        <w:rPr>
          <w:del w:id="1880" w:author="Igor Santiago" w:date="2022-06-09T12:05:00Z"/>
          <w:color w:val="0070C0"/>
          <w:lang w:val="pt-BR"/>
          <w:rPrChange w:id="1881" w:author="Ines" w:date="2022-06-09T10:14:00Z">
            <w:rPr>
              <w:del w:id="1882" w:author="Igor Santiago" w:date="2022-06-09T12:05:00Z"/>
              <w:color w:val="0070C0"/>
            </w:rPr>
          </w:rPrChange>
        </w:rPr>
        <w:pPrChange w:id="1883" w:author="Igor Santiago" w:date="2022-06-09T12:05:00Z">
          <w:pPr>
            <w:widowControl/>
            <w:pBdr>
              <w:top w:val="nil"/>
              <w:left w:val="nil"/>
              <w:bottom w:val="nil"/>
              <w:right w:val="nil"/>
              <w:between w:val="nil"/>
            </w:pBdr>
            <w:spacing w:line="240" w:lineRule="auto"/>
            <w:ind w:left="708"/>
            <w:jc w:val="both"/>
          </w:pPr>
        </w:pPrChange>
      </w:pPr>
      <w:del w:id="1884" w:author="Igor Santiago" w:date="2022-06-09T12:05:00Z">
        <w:r w:rsidRPr="00A44348" w:rsidDel="008B4374">
          <w:rPr>
            <w:color w:val="0070C0"/>
            <w:lang w:val="pt-BR"/>
            <w:rPrChange w:id="1885" w:author="Ines" w:date="2022-06-09T10:14:00Z">
              <w:rPr>
                <w:color w:val="0070C0"/>
              </w:rPr>
            </w:rPrChange>
          </w:rPr>
          <w:delText>O sistema deve ser capaz de armazenar e recuperar imagens de satelite em tabelas de bancos de dados relacionais.</w:delText>
        </w:r>
      </w:del>
    </w:p>
    <w:p w14:paraId="6A422B14" w14:textId="268123A3" w:rsidR="00341B5B" w:rsidRPr="00A44348" w:rsidDel="008B4374" w:rsidRDefault="003E6BDD">
      <w:pPr>
        <w:widowControl/>
        <w:pBdr>
          <w:top w:val="nil"/>
          <w:left w:val="nil"/>
          <w:bottom w:val="nil"/>
          <w:right w:val="nil"/>
          <w:between w:val="nil"/>
        </w:pBdr>
        <w:spacing w:line="240" w:lineRule="auto"/>
        <w:jc w:val="both"/>
        <w:rPr>
          <w:del w:id="1886" w:author="Igor Santiago" w:date="2022-06-09T12:05:00Z"/>
          <w:color w:val="0070C0"/>
          <w:lang w:val="pt-BR"/>
          <w:rPrChange w:id="1887" w:author="Ines" w:date="2022-06-09T10:07:00Z">
            <w:rPr>
              <w:del w:id="1888" w:author="Igor Santiago" w:date="2022-06-09T12:05:00Z"/>
              <w:color w:val="0070C0"/>
            </w:rPr>
          </w:rPrChange>
        </w:rPr>
        <w:pPrChange w:id="1889" w:author="Igor Santiago" w:date="2022-06-09T12:05:00Z">
          <w:pPr>
            <w:widowControl/>
            <w:pBdr>
              <w:top w:val="nil"/>
              <w:left w:val="nil"/>
              <w:bottom w:val="nil"/>
              <w:right w:val="nil"/>
              <w:between w:val="nil"/>
            </w:pBdr>
            <w:spacing w:line="240" w:lineRule="auto"/>
            <w:ind w:left="708"/>
            <w:jc w:val="both"/>
          </w:pPr>
        </w:pPrChange>
      </w:pPr>
      <w:del w:id="1890" w:author="Igor Santiago" w:date="2022-06-09T12:05:00Z">
        <w:r w:rsidRPr="00A44348" w:rsidDel="008B4374">
          <w:rPr>
            <w:color w:val="0070C0"/>
            <w:lang w:val="pt-BR"/>
            <w:rPrChange w:id="1891" w:author="Ines" w:date="2022-06-09T10:07:00Z">
              <w:rPr>
                <w:color w:val="0070C0"/>
              </w:rPr>
            </w:rPrChange>
          </w:rPr>
          <w:delText xml:space="preserve">Prioridade </w:delText>
        </w:r>
        <w:r w:rsidRPr="00A44348" w:rsidDel="008B4374">
          <w:rPr>
            <w:color w:val="0070C0"/>
            <w:lang w:val="pt-BR"/>
            <w:rPrChange w:id="1892" w:author="Ines" w:date="2022-06-09T10:07:00Z">
              <w:rPr>
                <w:color w:val="0070C0"/>
              </w:rPr>
            </w:rPrChange>
          </w:rPr>
          <w:tab/>
          <w:delText>(X)  alta</w:delText>
        </w:r>
        <w:r w:rsidRPr="00A44348" w:rsidDel="008B4374">
          <w:rPr>
            <w:color w:val="0070C0"/>
            <w:lang w:val="pt-BR"/>
            <w:rPrChange w:id="1893" w:author="Ines" w:date="2022-06-09T10:07:00Z">
              <w:rPr>
                <w:color w:val="0070C0"/>
              </w:rPr>
            </w:rPrChange>
          </w:rPr>
          <w:tab/>
        </w:r>
        <w:r w:rsidRPr="00A44348" w:rsidDel="008B4374">
          <w:rPr>
            <w:color w:val="0070C0"/>
            <w:lang w:val="pt-BR"/>
            <w:rPrChange w:id="1894" w:author="Ines" w:date="2022-06-09T10:07:00Z">
              <w:rPr>
                <w:color w:val="0070C0"/>
              </w:rPr>
            </w:rPrChange>
          </w:rPr>
          <w:tab/>
          <w:delText>(  ) média</w:delText>
        </w:r>
        <w:r w:rsidRPr="00A44348" w:rsidDel="008B4374">
          <w:rPr>
            <w:color w:val="0070C0"/>
            <w:lang w:val="pt-BR"/>
            <w:rPrChange w:id="1895" w:author="Ines" w:date="2022-06-09T10:07:00Z">
              <w:rPr>
                <w:color w:val="0070C0"/>
              </w:rPr>
            </w:rPrChange>
          </w:rPr>
          <w:tab/>
          <w:delText>(  ) baixa</w:delText>
        </w:r>
      </w:del>
    </w:p>
    <w:p w14:paraId="077B9A93" w14:textId="2F4831CB" w:rsidR="00341B5B" w:rsidRPr="00A44348" w:rsidDel="008B4374" w:rsidRDefault="003E6BDD">
      <w:pPr>
        <w:widowControl/>
        <w:pBdr>
          <w:top w:val="nil"/>
          <w:left w:val="nil"/>
          <w:bottom w:val="nil"/>
          <w:right w:val="nil"/>
          <w:between w:val="nil"/>
        </w:pBdr>
        <w:spacing w:line="240" w:lineRule="auto"/>
        <w:jc w:val="both"/>
        <w:rPr>
          <w:del w:id="1896" w:author="Igor Santiago" w:date="2022-06-09T12:05:00Z"/>
          <w:color w:val="0070C0"/>
          <w:lang w:val="pt-BR"/>
          <w:rPrChange w:id="1897" w:author="Ines" w:date="2022-06-09T10:07:00Z">
            <w:rPr>
              <w:del w:id="1898" w:author="Igor Santiago" w:date="2022-06-09T12:05:00Z"/>
              <w:color w:val="0070C0"/>
            </w:rPr>
          </w:rPrChange>
        </w:rPr>
        <w:pPrChange w:id="1899" w:author="Igor Santiago" w:date="2022-06-09T12:05:00Z">
          <w:pPr>
            <w:widowControl/>
            <w:pBdr>
              <w:top w:val="nil"/>
              <w:left w:val="nil"/>
              <w:bottom w:val="nil"/>
              <w:right w:val="nil"/>
              <w:between w:val="nil"/>
            </w:pBdr>
            <w:spacing w:line="240" w:lineRule="auto"/>
            <w:ind w:left="708"/>
            <w:jc w:val="both"/>
          </w:pPr>
        </w:pPrChange>
      </w:pPr>
      <w:del w:id="1900" w:author="Igor Santiago" w:date="2022-06-09T12:05:00Z">
        <w:r w:rsidRPr="00A44348" w:rsidDel="008B4374">
          <w:rPr>
            <w:color w:val="0070C0"/>
            <w:lang w:val="pt-BR"/>
            <w:rPrChange w:id="1901" w:author="Ines" w:date="2022-06-09T10:07:00Z">
              <w:rPr>
                <w:color w:val="0070C0"/>
              </w:rPr>
            </w:rPrChange>
          </w:rPr>
          <w:delText>Dificuldade</w:delText>
        </w:r>
        <w:r w:rsidRPr="00A44348" w:rsidDel="008B4374">
          <w:rPr>
            <w:color w:val="0070C0"/>
            <w:lang w:val="pt-BR"/>
            <w:rPrChange w:id="1902" w:author="Ines" w:date="2022-06-09T10:07:00Z">
              <w:rPr>
                <w:color w:val="0070C0"/>
              </w:rPr>
            </w:rPrChange>
          </w:rPr>
          <w:tab/>
          <w:delText>(X)  alta</w:delText>
        </w:r>
        <w:r w:rsidRPr="00A44348" w:rsidDel="008B4374">
          <w:rPr>
            <w:color w:val="0070C0"/>
            <w:lang w:val="pt-BR"/>
            <w:rPrChange w:id="1903" w:author="Ines" w:date="2022-06-09T10:07:00Z">
              <w:rPr>
                <w:color w:val="0070C0"/>
              </w:rPr>
            </w:rPrChange>
          </w:rPr>
          <w:tab/>
        </w:r>
        <w:r w:rsidRPr="00A44348" w:rsidDel="008B4374">
          <w:rPr>
            <w:color w:val="0070C0"/>
            <w:lang w:val="pt-BR"/>
            <w:rPrChange w:id="1904" w:author="Ines" w:date="2022-06-09T10:07:00Z">
              <w:rPr>
                <w:color w:val="0070C0"/>
              </w:rPr>
            </w:rPrChange>
          </w:rPr>
          <w:tab/>
          <w:delText>(  ) média</w:delText>
        </w:r>
        <w:r w:rsidRPr="00A44348" w:rsidDel="008B4374">
          <w:rPr>
            <w:color w:val="0070C0"/>
            <w:lang w:val="pt-BR"/>
            <w:rPrChange w:id="1905" w:author="Ines" w:date="2022-06-09T10:07:00Z">
              <w:rPr>
                <w:color w:val="0070C0"/>
              </w:rPr>
            </w:rPrChange>
          </w:rPr>
          <w:tab/>
          <w:delText>(  ) baixa</w:delText>
        </w:r>
      </w:del>
    </w:p>
    <w:p w14:paraId="2BE5B9FE" w14:textId="7FAB0CBD" w:rsidR="00341B5B" w:rsidRPr="00A44348" w:rsidDel="008B4374" w:rsidRDefault="00341B5B">
      <w:pPr>
        <w:widowControl/>
        <w:pBdr>
          <w:top w:val="nil"/>
          <w:left w:val="nil"/>
          <w:bottom w:val="nil"/>
          <w:right w:val="nil"/>
          <w:between w:val="nil"/>
        </w:pBdr>
        <w:spacing w:line="240" w:lineRule="auto"/>
        <w:jc w:val="both"/>
        <w:rPr>
          <w:del w:id="1906" w:author="Igor Santiago" w:date="2022-06-09T12:05:00Z"/>
          <w:color w:val="000000"/>
          <w:lang w:val="pt-BR"/>
          <w:rPrChange w:id="1907" w:author="Ines" w:date="2022-06-09T10:07:00Z">
            <w:rPr>
              <w:del w:id="1908" w:author="Igor Santiago" w:date="2022-06-09T12:05:00Z"/>
              <w:color w:val="000000"/>
            </w:rPr>
          </w:rPrChange>
        </w:rPr>
      </w:pPr>
    </w:p>
    <w:p w14:paraId="271D0EC8" w14:textId="12549F2E" w:rsidR="00341B5B" w:rsidRPr="00432DC2" w:rsidDel="008B4374" w:rsidRDefault="003E6BDD">
      <w:pPr>
        <w:pStyle w:val="Ttulo2"/>
        <w:numPr>
          <w:ilvl w:val="1"/>
          <w:numId w:val="9"/>
        </w:numPr>
        <w:rPr>
          <w:del w:id="1909" w:author="Igor Santiago" w:date="2022-06-09T12:05:00Z"/>
          <w:color w:val="0070C0"/>
          <w:lang w:val="pt-BR"/>
        </w:rPr>
      </w:pPr>
      <w:del w:id="1910" w:author="Igor Santiago" w:date="2022-06-09T12:05:00Z">
        <w:r w:rsidRPr="00432DC2" w:rsidDel="008B4374">
          <w:rPr>
            <w:color w:val="0070C0"/>
            <w:lang w:val="pt-BR"/>
          </w:rPr>
          <w:delText>Requisito 2 – Visualizar imagens de satélite</w:delText>
        </w:r>
      </w:del>
    </w:p>
    <w:p w14:paraId="20CCC967" w14:textId="536B58B7" w:rsidR="00341B5B" w:rsidRPr="00432DC2" w:rsidDel="008B4374" w:rsidRDefault="00341B5B">
      <w:pPr>
        <w:rPr>
          <w:del w:id="1911" w:author="Igor Santiago" w:date="2022-06-09T12:05:00Z"/>
          <w:color w:val="0070C0"/>
          <w:lang w:val="pt-BR"/>
        </w:rPr>
      </w:pPr>
    </w:p>
    <w:p w14:paraId="6B57377A" w14:textId="592DEF2B" w:rsidR="00341B5B" w:rsidRPr="00A44348" w:rsidDel="008B4374" w:rsidRDefault="003E6BDD">
      <w:pPr>
        <w:widowControl/>
        <w:pBdr>
          <w:top w:val="nil"/>
          <w:left w:val="nil"/>
          <w:bottom w:val="nil"/>
          <w:right w:val="nil"/>
          <w:between w:val="nil"/>
        </w:pBdr>
        <w:spacing w:line="240" w:lineRule="auto"/>
        <w:jc w:val="both"/>
        <w:rPr>
          <w:del w:id="1912" w:author="Igor Santiago" w:date="2022-06-09T12:05:00Z"/>
          <w:color w:val="0070C0"/>
          <w:lang w:val="pt-BR"/>
          <w:rPrChange w:id="1913" w:author="Ines" w:date="2022-06-09T10:14:00Z">
            <w:rPr>
              <w:del w:id="1914" w:author="Igor Santiago" w:date="2022-06-09T12:05:00Z"/>
              <w:color w:val="0070C0"/>
            </w:rPr>
          </w:rPrChange>
        </w:rPr>
        <w:pPrChange w:id="1915" w:author="Igor Santiago" w:date="2022-06-09T12:05:00Z">
          <w:pPr>
            <w:widowControl/>
            <w:pBdr>
              <w:top w:val="nil"/>
              <w:left w:val="nil"/>
              <w:bottom w:val="nil"/>
              <w:right w:val="nil"/>
              <w:between w:val="nil"/>
            </w:pBdr>
            <w:spacing w:line="240" w:lineRule="auto"/>
            <w:ind w:left="708"/>
            <w:jc w:val="both"/>
          </w:pPr>
        </w:pPrChange>
      </w:pPr>
      <w:del w:id="1916" w:author="Igor Santiago" w:date="2022-06-09T12:05:00Z">
        <w:r w:rsidRPr="00A44348" w:rsidDel="008B4374">
          <w:rPr>
            <w:color w:val="0070C0"/>
            <w:lang w:val="pt-BR"/>
            <w:rPrChange w:id="1917" w:author="Ines" w:date="2022-06-09T10:14:00Z">
              <w:rPr>
                <w:color w:val="0070C0"/>
              </w:rPr>
            </w:rPrChange>
          </w:rPr>
          <w:delText>Descrição do requisito, prioridade relativa, nivel de dificuldade e critério de aceitacão.</w:delText>
        </w:r>
      </w:del>
    </w:p>
    <w:p w14:paraId="0BF832F8" w14:textId="523D2CD8" w:rsidR="00341B5B" w:rsidRPr="00A44348" w:rsidDel="008B4374" w:rsidRDefault="00341B5B">
      <w:pPr>
        <w:widowControl/>
        <w:pBdr>
          <w:top w:val="nil"/>
          <w:left w:val="nil"/>
          <w:bottom w:val="nil"/>
          <w:right w:val="nil"/>
          <w:between w:val="nil"/>
        </w:pBdr>
        <w:spacing w:line="240" w:lineRule="auto"/>
        <w:jc w:val="both"/>
        <w:rPr>
          <w:del w:id="1918" w:author="Igor Santiago" w:date="2022-06-09T12:05:00Z"/>
          <w:color w:val="0070C0"/>
          <w:lang w:val="pt-BR"/>
          <w:rPrChange w:id="1919" w:author="Ines" w:date="2022-06-09T10:14:00Z">
            <w:rPr>
              <w:del w:id="1920" w:author="Igor Santiago" w:date="2022-06-09T12:05:00Z"/>
              <w:color w:val="0070C0"/>
            </w:rPr>
          </w:rPrChange>
        </w:rPr>
        <w:pPrChange w:id="1921" w:author="Igor Santiago" w:date="2022-06-09T12:05:00Z">
          <w:pPr>
            <w:widowControl/>
            <w:pBdr>
              <w:top w:val="nil"/>
              <w:left w:val="nil"/>
              <w:bottom w:val="nil"/>
              <w:right w:val="nil"/>
              <w:between w:val="nil"/>
            </w:pBdr>
            <w:spacing w:line="240" w:lineRule="auto"/>
            <w:ind w:left="708"/>
            <w:jc w:val="both"/>
          </w:pPr>
        </w:pPrChange>
      </w:pPr>
    </w:p>
    <w:p w14:paraId="4BC7FA15" w14:textId="4DA92AD6" w:rsidR="00341B5B" w:rsidRPr="00A44348" w:rsidDel="008B4374" w:rsidRDefault="003E6BDD">
      <w:pPr>
        <w:widowControl/>
        <w:pBdr>
          <w:top w:val="nil"/>
          <w:left w:val="nil"/>
          <w:bottom w:val="nil"/>
          <w:right w:val="nil"/>
          <w:between w:val="nil"/>
        </w:pBdr>
        <w:spacing w:line="240" w:lineRule="auto"/>
        <w:jc w:val="both"/>
        <w:rPr>
          <w:del w:id="1922" w:author="Igor Santiago" w:date="2022-06-09T12:05:00Z"/>
          <w:color w:val="0070C0"/>
          <w:lang w:val="pt-BR"/>
          <w:rPrChange w:id="1923" w:author="Ines" w:date="2022-06-09T10:07:00Z">
            <w:rPr>
              <w:del w:id="1924" w:author="Igor Santiago" w:date="2022-06-09T12:05:00Z"/>
              <w:color w:val="0070C0"/>
            </w:rPr>
          </w:rPrChange>
        </w:rPr>
        <w:pPrChange w:id="1925" w:author="Igor Santiago" w:date="2022-06-09T12:05:00Z">
          <w:pPr>
            <w:widowControl/>
            <w:pBdr>
              <w:top w:val="nil"/>
              <w:left w:val="nil"/>
              <w:bottom w:val="nil"/>
              <w:right w:val="nil"/>
              <w:between w:val="nil"/>
            </w:pBdr>
            <w:spacing w:line="240" w:lineRule="auto"/>
            <w:ind w:left="708"/>
            <w:jc w:val="both"/>
          </w:pPr>
        </w:pPrChange>
      </w:pPr>
      <w:del w:id="1926" w:author="Igor Santiago" w:date="2022-06-09T12:05:00Z">
        <w:r w:rsidRPr="00A44348" w:rsidDel="008B4374">
          <w:rPr>
            <w:color w:val="0070C0"/>
            <w:lang w:val="pt-BR"/>
            <w:rPrChange w:id="1927" w:author="Ines" w:date="2022-06-09T10:07:00Z">
              <w:rPr>
                <w:color w:val="0070C0"/>
              </w:rPr>
            </w:rPrChange>
          </w:rPr>
          <w:delText>O sistema deve exibir as imagens de satélite armzenadas em banco em uma janela redimensionavel e permitir que o usuário navegue sobre ela. A imagem pode ser bem maior que a janela.</w:delText>
        </w:r>
      </w:del>
    </w:p>
    <w:p w14:paraId="51D1D4FD" w14:textId="5935FE48" w:rsidR="00341B5B" w:rsidRPr="00A44348" w:rsidDel="008B4374" w:rsidRDefault="003E6BDD">
      <w:pPr>
        <w:widowControl/>
        <w:pBdr>
          <w:top w:val="nil"/>
          <w:left w:val="nil"/>
          <w:bottom w:val="nil"/>
          <w:right w:val="nil"/>
          <w:between w:val="nil"/>
        </w:pBdr>
        <w:spacing w:line="240" w:lineRule="auto"/>
        <w:jc w:val="both"/>
        <w:rPr>
          <w:del w:id="1928" w:author="Igor Santiago" w:date="2022-06-09T12:05:00Z"/>
          <w:color w:val="0070C0"/>
          <w:lang w:val="pt-BR"/>
          <w:rPrChange w:id="1929" w:author="Ines" w:date="2022-06-09T10:07:00Z">
            <w:rPr>
              <w:del w:id="1930" w:author="Igor Santiago" w:date="2022-06-09T12:05:00Z"/>
              <w:color w:val="0070C0"/>
            </w:rPr>
          </w:rPrChange>
        </w:rPr>
        <w:pPrChange w:id="1931" w:author="Igor Santiago" w:date="2022-06-09T12:05:00Z">
          <w:pPr>
            <w:widowControl/>
            <w:pBdr>
              <w:top w:val="nil"/>
              <w:left w:val="nil"/>
              <w:bottom w:val="nil"/>
              <w:right w:val="nil"/>
              <w:between w:val="nil"/>
            </w:pBdr>
            <w:spacing w:line="240" w:lineRule="auto"/>
            <w:ind w:left="708"/>
            <w:jc w:val="both"/>
          </w:pPr>
        </w:pPrChange>
      </w:pPr>
      <w:del w:id="1932" w:author="Igor Santiago" w:date="2022-06-09T12:05:00Z">
        <w:r w:rsidRPr="00A44348" w:rsidDel="008B4374">
          <w:rPr>
            <w:color w:val="0070C0"/>
            <w:lang w:val="pt-BR"/>
            <w:rPrChange w:id="1933" w:author="Ines" w:date="2022-06-09T10:07:00Z">
              <w:rPr>
                <w:color w:val="0070C0"/>
              </w:rPr>
            </w:rPrChange>
          </w:rPr>
          <w:delText xml:space="preserve">Prioridade </w:delText>
        </w:r>
        <w:r w:rsidRPr="00A44348" w:rsidDel="008B4374">
          <w:rPr>
            <w:color w:val="0070C0"/>
            <w:lang w:val="pt-BR"/>
            <w:rPrChange w:id="1934" w:author="Ines" w:date="2022-06-09T10:07:00Z">
              <w:rPr>
                <w:color w:val="0070C0"/>
              </w:rPr>
            </w:rPrChange>
          </w:rPr>
          <w:tab/>
          <w:delText>(X)  alta</w:delText>
        </w:r>
        <w:r w:rsidRPr="00A44348" w:rsidDel="008B4374">
          <w:rPr>
            <w:color w:val="0070C0"/>
            <w:lang w:val="pt-BR"/>
            <w:rPrChange w:id="1935" w:author="Ines" w:date="2022-06-09T10:07:00Z">
              <w:rPr>
                <w:color w:val="0070C0"/>
              </w:rPr>
            </w:rPrChange>
          </w:rPr>
          <w:tab/>
        </w:r>
        <w:r w:rsidRPr="00A44348" w:rsidDel="008B4374">
          <w:rPr>
            <w:color w:val="0070C0"/>
            <w:lang w:val="pt-BR"/>
            <w:rPrChange w:id="1936" w:author="Ines" w:date="2022-06-09T10:07:00Z">
              <w:rPr>
                <w:color w:val="0070C0"/>
              </w:rPr>
            </w:rPrChange>
          </w:rPr>
          <w:tab/>
          <w:delText>(  ) média</w:delText>
        </w:r>
        <w:r w:rsidRPr="00A44348" w:rsidDel="008B4374">
          <w:rPr>
            <w:color w:val="0070C0"/>
            <w:lang w:val="pt-BR"/>
            <w:rPrChange w:id="1937" w:author="Ines" w:date="2022-06-09T10:07:00Z">
              <w:rPr>
                <w:color w:val="0070C0"/>
              </w:rPr>
            </w:rPrChange>
          </w:rPr>
          <w:tab/>
          <w:delText>(  ) baixa</w:delText>
        </w:r>
      </w:del>
    </w:p>
    <w:p w14:paraId="79E4D42F" w14:textId="3B6DA99A" w:rsidR="00341B5B" w:rsidRPr="00432DC2" w:rsidDel="008B4374" w:rsidRDefault="003E6BDD">
      <w:pPr>
        <w:widowControl/>
        <w:pBdr>
          <w:top w:val="nil"/>
          <w:left w:val="nil"/>
          <w:bottom w:val="nil"/>
          <w:right w:val="nil"/>
          <w:between w:val="nil"/>
        </w:pBdr>
        <w:spacing w:line="240" w:lineRule="auto"/>
        <w:jc w:val="both"/>
        <w:rPr>
          <w:del w:id="1938" w:author="Igor Santiago" w:date="2022-06-09T12:05:00Z"/>
          <w:color w:val="0070C0"/>
          <w:lang w:val="pt-BR"/>
        </w:rPr>
        <w:pPrChange w:id="1939" w:author="Igor Santiago" w:date="2022-06-09T12:05:00Z">
          <w:pPr>
            <w:widowControl/>
            <w:pBdr>
              <w:top w:val="nil"/>
              <w:left w:val="nil"/>
              <w:bottom w:val="nil"/>
              <w:right w:val="nil"/>
              <w:between w:val="nil"/>
            </w:pBdr>
            <w:spacing w:line="240" w:lineRule="auto"/>
            <w:ind w:left="708"/>
            <w:jc w:val="both"/>
          </w:pPr>
        </w:pPrChange>
      </w:pPr>
      <w:del w:id="1940" w:author="Igor Santiago" w:date="2022-06-09T12:05:00Z">
        <w:r w:rsidRPr="00432DC2" w:rsidDel="008B4374">
          <w:rPr>
            <w:color w:val="0070C0"/>
            <w:lang w:val="pt-BR"/>
          </w:rPr>
          <w:delText>Dificuldade</w:delText>
        </w:r>
        <w:r w:rsidRPr="00432DC2" w:rsidDel="008B4374">
          <w:rPr>
            <w:color w:val="0070C0"/>
            <w:lang w:val="pt-BR"/>
          </w:rPr>
          <w:tab/>
          <w:delText>(  )  alta</w:delText>
        </w:r>
        <w:r w:rsidRPr="00432DC2" w:rsidDel="008B4374">
          <w:rPr>
            <w:color w:val="0070C0"/>
            <w:lang w:val="pt-BR"/>
          </w:rPr>
          <w:tab/>
        </w:r>
        <w:r w:rsidRPr="00432DC2" w:rsidDel="008B4374">
          <w:rPr>
            <w:color w:val="0070C0"/>
            <w:lang w:val="pt-BR"/>
          </w:rPr>
          <w:tab/>
          <w:delText>( X) média</w:delText>
        </w:r>
        <w:r w:rsidRPr="00432DC2" w:rsidDel="008B4374">
          <w:rPr>
            <w:color w:val="0070C0"/>
            <w:lang w:val="pt-BR"/>
          </w:rPr>
          <w:tab/>
          <w:delText>(  ) baixa</w:delText>
        </w:r>
      </w:del>
    </w:p>
    <w:p w14:paraId="5AAD0CF4" w14:textId="77777777" w:rsidR="00341B5B" w:rsidRPr="00432DC2" w:rsidRDefault="00341B5B">
      <w:pPr>
        <w:widowControl/>
        <w:pBdr>
          <w:top w:val="nil"/>
          <w:left w:val="nil"/>
          <w:bottom w:val="nil"/>
          <w:right w:val="nil"/>
          <w:between w:val="nil"/>
        </w:pBdr>
        <w:spacing w:line="240" w:lineRule="auto"/>
        <w:jc w:val="both"/>
        <w:rPr>
          <w:rFonts w:ascii="Arial" w:eastAsia="Arial" w:hAnsi="Arial" w:cs="Arial"/>
          <w:color w:val="000000"/>
          <w:lang w:val="pt-BR"/>
        </w:rPr>
        <w:pPrChange w:id="1941" w:author="Igor Santiago" w:date="2022-06-09T12:05:00Z">
          <w:pPr>
            <w:widowControl/>
            <w:pBdr>
              <w:top w:val="nil"/>
              <w:left w:val="nil"/>
              <w:bottom w:val="nil"/>
              <w:right w:val="nil"/>
              <w:between w:val="nil"/>
            </w:pBdr>
            <w:spacing w:line="240" w:lineRule="auto"/>
            <w:ind w:left="1344" w:hanging="360"/>
            <w:jc w:val="both"/>
          </w:pPr>
        </w:pPrChange>
      </w:pPr>
    </w:p>
    <w:p w14:paraId="3BD6CC79" w14:textId="77777777" w:rsidR="00341B5B" w:rsidRDefault="003E6BDD">
      <w:pPr>
        <w:pStyle w:val="Ttulo1"/>
        <w:widowControl/>
        <w:numPr>
          <w:ilvl w:val="0"/>
          <w:numId w:val="9"/>
        </w:numPr>
      </w:pPr>
      <w:bookmarkStart w:id="1942" w:name="_Toc105669266"/>
      <w:proofErr w:type="spellStart"/>
      <w:r>
        <w:t>Requisitos</w:t>
      </w:r>
      <w:proofErr w:type="spellEnd"/>
      <w:r>
        <w:t xml:space="preserve"> </w:t>
      </w:r>
      <w:proofErr w:type="spellStart"/>
      <w:r>
        <w:t>Não</w:t>
      </w:r>
      <w:proofErr w:type="spellEnd"/>
      <w:r>
        <w:t xml:space="preserve"> </w:t>
      </w:r>
      <w:proofErr w:type="spellStart"/>
      <w:r>
        <w:t>Funcionais</w:t>
      </w:r>
      <w:bookmarkEnd w:id="1942"/>
      <w:proofErr w:type="spellEnd"/>
    </w:p>
    <w:p w14:paraId="3A6F2403" w14:textId="7E9544E0" w:rsidR="00341B5B" w:rsidDel="00084B10" w:rsidRDefault="00341B5B">
      <w:pPr>
        <w:rPr>
          <w:del w:id="1943" w:author="Ines" w:date="2022-06-09T10:41:00Z"/>
        </w:rPr>
      </w:pPr>
    </w:p>
    <w:p w14:paraId="54C549B3" w14:textId="35DA9D72" w:rsidR="00341B5B" w:rsidRPr="00A44348" w:rsidDel="00084B10" w:rsidRDefault="003E6BDD">
      <w:pPr>
        <w:widowControl/>
        <w:pBdr>
          <w:top w:val="nil"/>
          <w:left w:val="nil"/>
          <w:bottom w:val="nil"/>
          <w:right w:val="nil"/>
          <w:between w:val="nil"/>
        </w:pBdr>
        <w:spacing w:line="240" w:lineRule="auto"/>
        <w:ind w:left="708"/>
        <w:jc w:val="both"/>
        <w:rPr>
          <w:del w:id="1944" w:author="Ines" w:date="2022-06-09T10:41:00Z"/>
          <w:color w:val="000000"/>
          <w:lang w:val="pt-BR"/>
          <w:rPrChange w:id="1945" w:author="Ines" w:date="2022-06-09T10:14:00Z">
            <w:rPr>
              <w:del w:id="1946" w:author="Ines" w:date="2022-06-09T10:41:00Z"/>
              <w:color w:val="000000"/>
            </w:rPr>
          </w:rPrChange>
        </w:rPr>
      </w:pPr>
      <w:del w:id="1947" w:author="Ines" w:date="2022-06-09T10:41:00Z">
        <w:r w:rsidRPr="00A44348" w:rsidDel="00084B10">
          <w:rPr>
            <w:color w:val="000000"/>
            <w:lang w:val="pt-BR"/>
            <w:rPrChange w:id="1948" w:author="Ines" w:date="2022-06-09T10:14:00Z">
              <w:rPr>
                <w:color w:val="000000"/>
              </w:rPr>
            </w:rPrChange>
          </w:rPr>
          <w:delText>Descreve-se aqui os requisito não funcionais do sistema.</w:delText>
        </w:r>
      </w:del>
    </w:p>
    <w:p w14:paraId="2FA9443A" w14:textId="1ED6F4E2" w:rsidR="00341B5B" w:rsidRPr="00A44348" w:rsidDel="00084B10" w:rsidRDefault="00341B5B">
      <w:pPr>
        <w:widowControl/>
        <w:pBdr>
          <w:top w:val="nil"/>
          <w:left w:val="nil"/>
          <w:bottom w:val="nil"/>
          <w:right w:val="nil"/>
          <w:between w:val="nil"/>
        </w:pBdr>
        <w:spacing w:line="240" w:lineRule="auto"/>
        <w:ind w:left="708"/>
        <w:jc w:val="both"/>
        <w:rPr>
          <w:del w:id="1949" w:author="Ines" w:date="2022-06-09T10:41:00Z"/>
          <w:color w:val="000000"/>
          <w:lang w:val="pt-BR"/>
          <w:rPrChange w:id="1950" w:author="Ines" w:date="2022-06-09T10:14:00Z">
            <w:rPr>
              <w:del w:id="1951" w:author="Ines" w:date="2022-06-09T10:41:00Z"/>
              <w:color w:val="000000"/>
            </w:rPr>
          </w:rPrChange>
        </w:rPr>
      </w:pPr>
    </w:p>
    <w:p w14:paraId="0BAB23A4" w14:textId="777BC3BE" w:rsidR="00341B5B" w:rsidRPr="00A44348" w:rsidDel="00084B10" w:rsidRDefault="003E6BDD">
      <w:pPr>
        <w:widowControl/>
        <w:pBdr>
          <w:top w:val="nil"/>
          <w:left w:val="nil"/>
          <w:bottom w:val="nil"/>
          <w:right w:val="nil"/>
          <w:between w:val="nil"/>
        </w:pBdr>
        <w:spacing w:line="240" w:lineRule="auto"/>
        <w:ind w:left="708"/>
        <w:jc w:val="both"/>
        <w:rPr>
          <w:del w:id="1952" w:author="Ines" w:date="2022-06-09T10:41:00Z"/>
          <w:rFonts w:ascii="Arial" w:eastAsia="Arial" w:hAnsi="Arial" w:cs="Arial"/>
          <w:color w:val="0070C0"/>
          <w:lang w:val="pt-BR"/>
          <w:rPrChange w:id="1953" w:author="Ines" w:date="2022-06-09T10:14:00Z">
            <w:rPr>
              <w:del w:id="1954" w:author="Ines" w:date="2022-06-09T10:41:00Z"/>
              <w:rFonts w:ascii="Arial" w:eastAsia="Arial" w:hAnsi="Arial" w:cs="Arial"/>
              <w:color w:val="0070C0"/>
            </w:rPr>
          </w:rPrChange>
        </w:rPr>
      </w:pPr>
      <w:del w:id="1955" w:author="Ines" w:date="2022-06-09T10:41:00Z">
        <w:r w:rsidRPr="00A44348" w:rsidDel="00084B10">
          <w:rPr>
            <w:color w:val="0070C0"/>
            <w:lang w:val="pt-BR"/>
            <w:rPrChange w:id="1956" w:author="Ines" w:date="2022-06-09T10:14:00Z">
              <w:rPr>
                <w:color w:val="0070C0"/>
              </w:rPr>
            </w:rPrChange>
          </w:rPr>
          <w:delText>Os requisitos não funcionais, em geral, estabelecem o nível de qualidade que os requisitos funcionais devem atender, ou condicionam e ambientam tais requisitos. Eles definem, por exemplo, critérios de usabilidade, portabilidade e desempenho que devem ser satisfeitos pelos requisitos funcionais.</w:delText>
        </w:r>
      </w:del>
    </w:p>
    <w:p w14:paraId="3F82F164" w14:textId="77777777" w:rsidR="00341B5B" w:rsidRPr="00A44348" w:rsidRDefault="00341B5B">
      <w:pPr>
        <w:rPr>
          <w:lang w:val="pt-BR"/>
          <w:rPrChange w:id="1957" w:author="Ines" w:date="2022-06-09T10:14:00Z">
            <w:rPr/>
          </w:rPrChange>
        </w:rPr>
      </w:pPr>
    </w:p>
    <w:p w14:paraId="1D73669E" w14:textId="77777777" w:rsidR="00341B5B" w:rsidRDefault="003E6BDD">
      <w:pPr>
        <w:pStyle w:val="Ttulo2"/>
        <w:numPr>
          <w:ilvl w:val="1"/>
          <w:numId w:val="9"/>
        </w:numPr>
      </w:pPr>
      <w:bookmarkStart w:id="1958" w:name="_Toc105669267"/>
      <w:proofErr w:type="spellStart"/>
      <w:r>
        <w:t>Usabilidade</w:t>
      </w:r>
      <w:bookmarkEnd w:id="1958"/>
      <w:proofErr w:type="spellEnd"/>
    </w:p>
    <w:p w14:paraId="6F347457" w14:textId="54C4348C" w:rsidR="00341B5B" w:rsidRPr="00A44348" w:rsidDel="002938FD" w:rsidRDefault="003E6BDD">
      <w:pPr>
        <w:pBdr>
          <w:top w:val="nil"/>
          <w:left w:val="nil"/>
          <w:bottom w:val="nil"/>
          <w:right w:val="nil"/>
          <w:between w:val="nil"/>
        </w:pBdr>
        <w:spacing w:line="240" w:lineRule="auto"/>
        <w:ind w:left="720"/>
        <w:jc w:val="both"/>
        <w:rPr>
          <w:del w:id="1959" w:author="Ines" w:date="2022-06-09T10:15:00Z"/>
          <w:i/>
          <w:color w:val="0000FF"/>
          <w:u w:val="single"/>
          <w:lang w:val="pt-BR"/>
          <w:rPrChange w:id="1960" w:author="Ines" w:date="2022-06-09T10:14:00Z">
            <w:rPr>
              <w:del w:id="1961" w:author="Ines" w:date="2022-06-09T10:15:00Z"/>
              <w:i/>
              <w:color w:val="0000FF"/>
              <w:u w:val="single"/>
            </w:rPr>
          </w:rPrChange>
        </w:rPr>
      </w:pPr>
      <w:del w:id="1962" w:author="Ines" w:date="2022-06-09T10:15:00Z">
        <w:r w:rsidRPr="00A44348" w:rsidDel="002938FD">
          <w:rPr>
            <w:color w:val="000000"/>
            <w:lang w:val="pt-BR"/>
            <w:rPrChange w:id="1963" w:author="Ines" w:date="2022-06-09T10:14:00Z">
              <w:rPr>
                <w:color w:val="000000"/>
              </w:rPr>
            </w:rPrChange>
          </w:rPr>
          <w:delText>São os requisitos que definem as facilidades de uso do sistema, o nível de consistência dos dados apresentados e de documentação.</w:delText>
        </w:r>
      </w:del>
    </w:p>
    <w:p w14:paraId="4A602F9B" w14:textId="77777777" w:rsidR="00341B5B" w:rsidRPr="00A44348" w:rsidRDefault="00341B5B">
      <w:pPr>
        <w:widowControl/>
        <w:pBdr>
          <w:top w:val="nil"/>
          <w:left w:val="nil"/>
          <w:bottom w:val="nil"/>
          <w:right w:val="nil"/>
          <w:between w:val="nil"/>
        </w:pBdr>
        <w:spacing w:line="240" w:lineRule="auto"/>
        <w:jc w:val="both"/>
        <w:rPr>
          <w:color w:val="000000"/>
          <w:lang w:val="pt-BR"/>
          <w:rPrChange w:id="1964" w:author="Ines" w:date="2022-06-09T10:14:00Z">
            <w:rPr>
              <w:color w:val="000000"/>
            </w:rPr>
          </w:rPrChange>
        </w:rPr>
      </w:pPr>
    </w:p>
    <w:p w14:paraId="670F2CD7" w14:textId="643797C3" w:rsidR="00341B5B" w:rsidRPr="006C64B9" w:rsidRDefault="00CA27E7">
      <w:pPr>
        <w:widowControl/>
        <w:numPr>
          <w:ilvl w:val="0"/>
          <w:numId w:val="10"/>
        </w:numPr>
        <w:pBdr>
          <w:top w:val="nil"/>
          <w:left w:val="nil"/>
          <w:bottom w:val="nil"/>
          <w:right w:val="nil"/>
          <w:between w:val="nil"/>
        </w:pBdr>
        <w:spacing w:line="240" w:lineRule="auto"/>
        <w:jc w:val="both"/>
        <w:rPr>
          <w:color w:val="0070C0"/>
          <w:lang w:val="pt-BR"/>
          <w:rPrChange w:id="1965" w:author="Ines" w:date="2022-06-09T10:15:00Z">
            <w:rPr>
              <w:color w:val="0070C0"/>
            </w:rPr>
          </w:rPrChange>
        </w:rPr>
      </w:pPr>
      <w:ins w:id="1966" w:author="Ines" w:date="2022-06-09T10:16:00Z">
        <w:r>
          <w:rPr>
            <w:color w:val="000000" w:themeColor="text1"/>
            <w:lang w:val="pt-BR" w:eastAsia="pt-BR"/>
          </w:rPr>
          <w:t>C</w:t>
        </w:r>
        <w:r w:rsidRPr="00CA27E7">
          <w:rPr>
            <w:color w:val="000000" w:themeColor="text1"/>
            <w:lang w:val="pt-BR" w:eastAsia="pt-BR"/>
            <w:rPrChange w:id="1967" w:author="Ines" w:date="2022-06-09T10:16:00Z">
              <w:rPr>
                <w:color w:val="000000" w:themeColor="text1"/>
                <w:lang w:eastAsia="pt-BR"/>
              </w:rPr>
            </w:rPrChange>
          </w:rPr>
          <w:t>onformidade com padrões – O sistema segue devidamente uma padronização de formas e layouts, trazendo assim uma experiência mais familiar em sua utilização ao longo do tempo.</w:t>
        </w:r>
      </w:ins>
      <w:del w:id="1968" w:author="Ines" w:date="2022-06-09T10:16:00Z">
        <w:r w:rsidR="003E6BDD" w:rsidRPr="00A44348" w:rsidDel="006C64B9">
          <w:rPr>
            <w:b/>
            <w:color w:val="0070C0"/>
            <w:lang w:val="pt-BR"/>
            <w:rPrChange w:id="1969" w:author="Ines" w:date="2022-06-09T10:14:00Z">
              <w:rPr>
                <w:b/>
                <w:color w:val="0070C0"/>
              </w:rPr>
            </w:rPrChange>
          </w:rPr>
          <w:delText>Conformidade com padrões</w:delText>
        </w:r>
        <w:r w:rsidR="003E6BDD" w:rsidRPr="00A44348" w:rsidDel="006C64B9">
          <w:rPr>
            <w:color w:val="0070C0"/>
            <w:lang w:val="pt-BR"/>
            <w:rPrChange w:id="1970" w:author="Ines" w:date="2022-06-09T10:14:00Z">
              <w:rPr>
                <w:color w:val="0070C0"/>
              </w:rPr>
            </w:rPrChange>
          </w:rPr>
          <w:delText xml:space="preserve"> – O sistema deve seguir o padrão XYZ – Qualidade de Serviços de Informação na empresa AB</w:delText>
        </w:r>
        <w:r w:rsidR="003E6BDD" w:rsidRPr="00A44348" w:rsidDel="006C64B9">
          <w:rPr>
            <w:b/>
            <w:color w:val="0070C0"/>
            <w:lang w:val="pt-BR"/>
            <w:rPrChange w:id="1971" w:author="Ines" w:date="2022-06-09T10:14:00Z">
              <w:rPr>
                <w:b/>
                <w:color w:val="0070C0"/>
              </w:rPr>
            </w:rPrChange>
          </w:rPr>
          <w:delText>C</w:delText>
        </w:r>
        <w:r w:rsidR="003E6BDD" w:rsidRPr="00A44348" w:rsidDel="006C64B9">
          <w:rPr>
            <w:color w:val="0070C0"/>
            <w:lang w:val="pt-BR"/>
            <w:rPrChange w:id="1972" w:author="Ines" w:date="2022-06-09T10:14:00Z">
              <w:rPr>
                <w:color w:val="0070C0"/>
              </w:rPr>
            </w:rPrChange>
          </w:rPr>
          <w:delText xml:space="preserve"> e, quando necessário, o RUP – Rational Unified Process. </w:delText>
        </w:r>
        <w:r w:rsidR="003E6BDD" w:rsidRPr="006C64B9" w:rsidDel="006C64B9">
          <w:rPr>
            <w:color w:val="0070C0"/>
            <w:lang w:val="pt-BR"/>
            <w:rPrChange w:id="1973" w:author="Ines" w:date="2022-06-09T10:15:00Z">
              <w:rPr>
                <w:color w:val="0070C0"/>
              </w:rPr>
            </w:rPrChange>
          </w:rPr>
          <w:delText>Estes padrões podem ser adaptados.</w:delText>
        </w:r>
      </w:del>
    </w:p>
    <w:p w14:paraId="4C3824A6" w14:textId="6BEBD48C" w:rsidR="00341B5B" w:rsidRPr="00581DE6" w:rsidDel="00581DE6" w:rsidRDefault="00581DE6">
      <w:pPr>
        <w:widowControl/>
        <w:numPr>
          <w:ilvl w:val="0"/>
          <w:numId w:val="10"/>
        </w:numPr>
        <w:pBdr>
          <w:top w:val="nil"/>
          <w:left w:val="nil"/>
          <w:bottom w:val="nil"/>
          <w:right w:val="nil"/>
          <w:between w:val="nil"/>
        </w:pBdr>
        <w:spacing w:line="240" w:lineRule="auto"/>
        <w:jc w:val="both"/>
        <w:rPr>
          <w:del w:id="1974" w:author="Ines" w:date="2022-06-09T10:17:00Z"/>
          <w:color w:val="0070C0"/>
          <w:lang w:val="pt-BR"/>
          <w:rPrChange w:id="1975" w:author="Ines" w:date="2022-06-09T10:17:00Z">
            <w:rPr>
              <w:del w:id="1976" w:author="Ines" w:date="2022-06-09T10:17:00Z"/>
              <w:color w:val="000000" w:themeColor="text1"/>
              <w:lang w:val="pt-BR" w:eastAsia="pt-BR"/>
            </w:rPr>
          </w:rPrChange>
        </w:rPr>
      </w:pPr>
      <w:proofErr w:type="spellStart"/>
      <w:ins w:id="1977" w:author="Ines" w:date="2022-06-09T10:17:00Z">
        <w:r w:rsidRPr="00581DE6">
          <w:rPr>
            <w:color w:val="000000" w:themeColor="text1"/>
            <w:lang w:val="pt-BR" w:eastAsia="pt-BR"/>
            <w:rPrChange w:id="1978" w:author="Ines" w:date="2022-06-09T10:17:00Z">
              <w:rPr>
                <w:color w:val="000000" w:themeColor="text1"/>
                <w:lang w:eastAsia="pt-BR"/>
              </w:rPr>
            </w:rPrChange>
          </w:rPr>
          <w:t>Affordance</w:t>
        </w:r>
        <w:proofErr w:type="spellEnd"/>
        <w:r w:rsidRPr="00581DE6">
          <w:rPr>
            <w:color w:val="000000" w:themeColor="text1"/>
            <w:lang w:val="pt-BR" w:eastAsia="pt-BR"/>
            <w:rPrChange w:id="1979" w:author="Ines" w:date="2022-06-09T10:17:00Z">
              <w:rPr>
                <w:color w:val="000000" w:themeColor="text1"/>
                <w:lang w:eastAsia="pt-BR"/>
              </w:rPr>
            </w:rPrChange>
          </w:rPr>
          <w:t xml:space="preserve"> – Todas as formas, ícones e signos do sistema são intuitivos e se relacionam com suas funcionalidades.</w:t>
        </w:r>
      </w:ins>
      <w:del w:id="1980" w:author="Ines" w:date="2022-06-09T10:17:00Z">
        <w:r w:rsidR="003E6BDD" w:rsidRPr="00A44348" w:rsidDel="00581DE6">
          <w:rPr>
            <w:b/>
            <w:color w:val="0070C0"/>
            <w:lang w:val="pt-BR"/>
            <w:rPrChange w:id="1981" w:author="Ines" w:date="2022-06-09T10:14:00Z">
              <w:rPr>
                <w:b/>
                <w:color w:val="0070C0"/>
              </w:rPr>
            </w:rPrChange>
          </w:rPr>
          <w:delText>Nível de habilidade do usuário</w:delText>
        </w:r>
        <w:r w:rsidR="003E6BDD" w:rsidRPr="00A44348" w:rsidDel="00581DE6">
          <w:rPr>
            <w:color w:val="0070C0"/>
            <w:lang w:val="pt-BR"/>
            <w:rPrChange w:id="1982" w:author="Ines" w:date="2022-06-09T10:14:00Z">
              <w:rPr>
                <w:color w:val="0070C0"/>
              </w:rPr>
            </w:rPrChange>
          </w:rPr>
          <w:delText xml:space="preserve"> – O sistema deve atender desde ... até os funcionários da empresa AB</w:delText>
        </w:r>
        <w:r w:rsidR="003E6BDD" w:rsidRPr="00A44348" w:rsidDel="00581DE6">
          <w:rPr>
            <w:b/>
            <w:color w:val="0070C0"/>
            <w:lang w:val="pt-BR"/>
            <w:rPrChange w:id="1983" w:author="Ines" w:date="2022-06-09T10:14:00Z">
              <w:rPr>
                <w:b/>
                <w:color w:val="0070C0"/>
              </w:rPr>
            </w:rPrChange>
          </w:rPr>
          <w:delText>C</w:delText>
        </w:r>
        <w:r w:rsidR="003E6BDD" w:rsidRPr="00A44348" w:rsidDel="00581DE6">
          <w:rPr>
            <w:color w:val="0070C0"/>
            <w:lang w:val="pt-BR"/>
            <w:rPrChange w:id="1984" w:author="Ines" w:date="2022-06-09T10:14:00Z">
              <w:rPr>
                <w:color w:val="0070C0"/>
              </w:rPr>
            </w:rPrChange>
          </w:rPr>
          <w:delText>,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delText>
        </w:r>
      </w:del>
    </w:p>
    <w:p w14:paraId="5145F3D2" w14:textId="77777777" w:rsidR="00581DE6" w:rsidRPr="00A44348" w:rsidRDefault="00581DE6">
      <w:pPr>
        <w:widowControl/>
        <w:numPr>
          <w:ilvl w:val="0"/>
          <w:numId w:val="10"/>
        </w:numPr>
        <w:pBdr>
          <w:top w:val="nil"/>
          <w:left w:val="nil"/>
          <w:bottom w:val="nil"/>
          <w:right w:val="nil"/>
          <w:between w:val="nil"/>
        </w:pBdr>
        <w:spacing w:line="240" w:lineRule="auto"/>
        <w:jc w:val="both"/>
        <w:rPr>
          <w:ins w:id="1985" w:author="Ines" w:date="2022-06-09T10:17:00Z"/>
          <w:color w:val="0070C0"/>
          <w:lang w:val="pt-BR"/>
          <w:rPrChange w:id="1986" w:author="Ines" w:date="2022-06-09T10:14:00Z">
            <w:rPr>
              <w:ins w:id="1987" w:author="Ines" w:date="2022-06-09T10:17:00Z"/>
              <w:color w:val="0070C0"/>
            </w:rPr>
          </w:rPrChange>
        </w:rPr>
      </w:pPr>
    </w:p>
    <w:p w14:paraId="20E2C767" w14:textId="255A58EF" w:rsidR="00341B5B" w:rsidRPr="00F23BE1" w:rsidDel="00F23BE1" w:rsidRDefault="00F23BE1">
      <w:pPr>
        <w:widowControl/>
        <w:numPr>
          <w:ilvl w:val="0"/>
          <w:numId w:val="10"/>
        </w:numPr>
        <w:pBdr>
          <w:top w:val="nil"/>
          <w:left w:val="nil"/>
          <w:bottom w:val="nil"/>
          <w:right w:val="nil"/>
          <w:between w:val="nil"/>
        </w:pBdr>
        <w:spacing w:line="240" w:lineRule="auto"/>
        <w:jc w:val="both"/>
        <w:rPr>
          <w:del w:id="1988" w:author="Ines" w:date="2022-06-09T10:17:00Z"/>
          <w:color w:val="0070C0"/>
          <w:lang w:val="pt-BR"/>
          <w:rPrChange w:id="1989" w:author="Ines" w:date="2022-06-09T10:17:00Z">
            <w:rPr>
              <w:del w:id="1990" w:author="Ines" w:date="2022-06-09T10:17:00Z"/>
              <w:color w:val="000000" w:themeColor="text1"/>
              <w:lang w:val="pt-BR" w:eastAsia="pt-BR"/>
            </w:rPr>
          </w:rPrChange>
        </w:rPr>
      </w:pPr>
      <w:ins w:id="1991" w:author="Ines" w:date="2022-06-09T10:17:00Z">
        <w:r w:rsidRPr="00F23BE1">
          <w:rPr>
            <w:color w:val="000000" w:themeColor="text1"/>
            <w:lang w:val="pt-BR" w:eastAsia="pt-BR"/>
            <w:rPrChange w:id="1992" w:author="Ines" w:date="2022-06-09T10:17:00Z">
              <w:rPr>
                <w:color w:val="000000" w:themeColor="text1"/>
                <w:lang w:eastAsia="pt-BR"/>
              </w:rPr>
            </w:rPrChange>
          </w:rPr>
          <w:t>Comunicabilidade – A interface comunica com o usuário a lógica do design, permitindo que o usuário tire um melhor proveito do sistema por meio de sua simplicidade e clareza na disposição de itens na tela.</w:t>
        </w:r>
      </w:ins>
      <w:del w:id="1993" w:author="Ines" w:date="2022-06-09T10:17:00Z">
        <w:r w:rsidR="003E6BDD" w:rsidRPr="00A44348" w:rsidDel="00F23BE1">
          <w:rPr>
            <w:b/>
            <w:color w:val="0070C0"/>
            <w:lang w:val="pt-BR"/>
            <w:rPrChange w:id="1994" w:author="Ines" w:date="2022-06-09T10:14:00Z">
              <w:rPr>
                <w:b/>
                <w:color w:val="0070C0"/>
              </w:rPr>
            </w:rPrChange>
          </w:rPr>
          <w:delText>Presença de ferramentas de auxílio</w:delText>
        </w:r>
        <w:r w:rsidR="003E6BDD" w:rsidRPr="00A44348" w:rsidDel="00F23BE1">
          <w:rPr>
            <w:color w:val="0070C0"/>
            <w:lang w:val="pt-BR"/>
            <w:rPrChange w:id="1995" w:author="Ines" w:date="2022-06-09T10:14:00Z">
              <w:rPr>
                <w:color w:val="0070C0"/>
              </w:rPr>
            </w:rPrChange>
          </w:rPr>
          <w:delText xml:space="preserve"> – O sistema deve prover ao usuário helps on-line, menus, tool tips, enfim, documentação com o intuito de auxiliar em sua utilização.</w:delText>
        </w:r>
      </w:del>
    </w:p>
    <w:p w14:paraId="1612A24B" w14:textId="77777777" w:rsidR="00F23BE1" w:rsidRPr="00A44348" w:rsidRDefault="00F23BE1">
      <w:pPr>
        <w:widowControl/>
        <w:numPr>
          <w:ilvl w:val="0"/>
          <w:numId w:val="10"/>
        </w:numPr>
        <w:pBdr>
          <w:top w:val="nil"/>
          <w:left w:val="nil"/>
          <w:bottom w:val="nil"/>
          <w:right w:val="nil"/>
          <w:between w:val="nil"/>
        </w:pBdr>
        <w:spacing w:line="240" w:lineRule="auto"/>
        <w:jc w:val="both"/>
        <w:rPr>
          <w:ins w:id="1996" w:author="Ines" w:date="2022-06-09T10:17:00Z"/>
          <w:color w:val="0070C0"/>
          <w:lang w:val="pt-BR"/>
          <w:rPrChange w:id="1997" w:author="Ines" w:date="2022-06-09T10:14:00Z">
            <w:rPr>
              <w:ins w:id="1998" w:author="Ines" w:date="2022-06-09T10:17:00Z"/>
              <w:color w:val="0070C0"/>
            </w:rPr>
          </w:rPrChange>
        </w:rPr>
      </w:pPr>
    </w:p>
    <w:p w14:paraId="37087EC1" w14:textId="5DFDE319" w:rsidR="00341B5B" w:rsidRPr="00054A03" w:rsidDel="00054A03" w:rsidRDefault="00054A03">
      <w:pPr>
        <w:widowControl/>
        <w:numPr>
          <w:ilvl w:val="0"/>
          <w:numId w:val="10"/>
        </w:numPr>
        <w:pBdr>
          <w:top w:val="nil"/>
          <w:left w:val="nil"/>
          <w:bottom w:val="nil"/>
          <w:right w:val="nil"/>
          <w:between w:val="nil"/>
        </w:pBdr>
        <w:spacing w:line="240" w:lineRule="auto"/>
        <w:jc w:val="both"/>
        <w:rPr>
          <w:del w:id="1999" w:author="Ines" w:date="2022-06-09T10:17:00Z"/>
          <w:color w:val="0070C0"/>
          <w:lang w:val="pt-BR"/>
          <w:rPrChange w:id="2000" w:author="Ines" w:date="2022-06-09T10:17:00Z">
            <w:rPr>
              <w:del w:id="2001" w:author="Ines" w:date="2022-06-09T10:17:00Z"/>
              <w:color w:val="000000" w:themeColor="text1"/>
              <w:lang w:val="pt-BR" w:eastAsia="pt-BR"/>
            </w:rPr>
          </w:rPrChange>
        </w:rPr>
      </w:pPr>
      <w:ins w:id="2002" w:author="Ines" w:date="2022-06-09T10:17:00Z">
        <w:r w:rsidRPr="00054A03">
          <w:rPr>
            <w:color w:val="000000" w:themeColor="text1"/>
            <w:lang w:val="pt-BR" w:eastAsia="pt-BR"/>
            <w:rPrChange w:id="2003" w:author="Ines" w:date="2022-06-09T10:17:00Z">
              <w:rPr>
                <w:color w:val="000000" w:themeColor="text1"/>
                <w:lang w:eastAsia="pt-BR"/>
              </w:rPr>
            </w:rPrChange>
          </w:rPr>
          <w:t>Acessibilidade – Permite que o usuário interaja com o sistema de forma fluída sem demais obstáculos na realização das etapas desejadas.</w:t>
        </w:r>
      </w:ins>
      <w:del w:id="2004" w:author="Ines" w:date="2022-06-09T10:17:00Z">
        <w:r w:rsidR="003E6BDD" w:rsidRPr="00A44348" w:rsidDel="00054A03">
          <w:rPr>
            <w:b/>
            <w:color w:val="0070C0"/>
            <w:lang w:val="pt-BR"/>
            <w:rPrChange w:id="2005" w:author="Ines" w:date="2022-06-09T10:14:00Z">
              <w:rPr>
                <w:b/>
                <w:color w:val="0070C0"/>
              </w:rPr>
            </w:rPrChange>
          </w:rPr>
          <w:delText>Treinamento</w:delText>
        </w:r>
        <w:r w:rsidR="003E6BDD" w:rsidRPr="00A44348" w:rsidDel="00054A03">
          <w:rPr>
            <w:color w:val="0070C0"/>
            <w:lang w:val="pt-BR"/>
            <w:rPrChange w:id="2006" w:author="Ines" w:date="2022-06-09T10:14:00Z">
              <w:rPr>
                <w:color w:val="0070C0"/>
              </w:rPr>
            </w:rPrChange>
          </w:rPr>
          <w:delText xml:space="preserve"> – Haverá necessidade de treinamento para usuários com variados níveis de habilidade, desde ... até analistas, supervisores e gerentes de risco da empresa AB</w:delText>
        </w:r>
        <w:r w:rsidR="003E6BDD" w:rsidRPr="00A44348" w:rsidDel="00054A03">
          <w:rPr>
            <w:b/>
            <w:color w:val="0070C0"/>
            <w:lang w:val="pt-BR"/>
            <w:rPrChange w:id="2007" w:author="Ines" w:date="2022-06-09T10:14:00Z">
              <w:rPr>
                <w:b/>
                <w:color w:val="0070C0"/>
              </w:rPr>
            </w:rPrChange>
          </w:rPr>
          <w:delText>C</w:delText>
        </w:r>
        <w:r w:rsidR="003E6BDD" w:rsidRPr="00A44348" w:rsidDel="00054A03">
          <w:rPr>
            <w:color w:val="0070C0"/>
            <w:lang w:val="pt-BR"/>
            <w:rPrChange w:id="2008" w:author="Ines" w:date="2022-06-09T10:14:00Z">
              <w:rPr>
                <w:color w:val="0070C0"/>
              </w:rPr>
            </w:rPrChange>
          </w:rPr>
          <w:delText>. Assim, haverá necessidade de treinamento para os variados níveis, que serão identificados na próxima fase.</w:delText>
        </w:r>
      </w:del>
    </w:p>
    <w:p w14:paraId="6FFE21E7" w14:textId="77777777" w:rsidR="00054A03" w:rsidRPr="00A44348" w:rsidRDefault="00054A03">
      <w:pPr>
        <w:widowControl/>
        <w:numPr>
          <w:ilvl w:val="0"/>
          <w:numId w:val="10"/>
        </w:numPr>
        <w:pBdr>
          <w:top w:val="nil"/>
          <w:left w:val="nil"/>
          <w:bottom w:val="nil"/>
          <w:right w:val="nil"/>
          <w:between w:val="nil"/>
        </w:pBdr>
        <w:spacing w:line="240" w:lineRule="auto"/>
        <w:jc w:val="both"/>
        <w:rPr>
          <w:ins w:id="2009" w:author="Ines" w:date="2022-06-09T10:17:00Z"/>
          <w:color w:val="0070C0"/>
          <w:lang w:val="pt-BR"/>
          <w:rPrChange w:id="2010" w:author="Ines" w:date="2022-06-09T10:14:00Z">
            <w:rPr>
              <w:ins w:id="2011" w:author="Ines" w:date="2022-06-09T10:17:00Z"/>
              <w:color w:val="0070C0"/>
            </w:rPr>
          </w:rPrChange>
        </w:rPr>
      </w:pPr>
    </w:p>
    <w:p w14:paraId="10012D15" w14:textId="3E545AE5" w:rsidR="00F16341" w:rsidRDefault="00F16341" w:rsidP="00F16341">
      <w:pPr>
        <w:pStyle w:val="PSDS-CorpodeTexto"/>
        <w:numPr>
          <w:ilvl w:val="0"/>
          <w:numId w:val="10"/>
        </w:numPr>
        <w:jc w:val="both"/>
        <w:rPr>
          <w:ins w:id="2012" w:author="Ines" w:date="2022-06-09T10:17:00Z"/>
          <w:rFonts w:ascii="Times New Roman" w:hAnsi="Times New Roman"/>
          <w:color w:val="000000" w:themeColor="text1"/>
        </w:rPr>
      </w:pPr>
      <w:ins w:id="2013" w:author="Ines" w:date="2022-06-09T10:17:00Z">
        <w:r w:rsidRPr="00632578">
          <w:rPr>
            <w:rFonts w:ascii="Times New Roman" w:hAnsi="Times New Roman"/>
            <w:color w:val="000000" w:themeColor="text1"/>
          </w:rPr>
          <w:t>Nível de habilidade do usuário – O sistema deve atender desde novos funcionários até funcionários seniores da empresa Cuide-se,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t>
        </w:r>
      </w:ins>
    </w:p>
    <w:p w14:paraId="452FE785" w14:textId="3E2F3A22" w:rsidR="00F16341" w:rsidRPr="00E53578" w:rsidRDefault="00E53578">
      <w:pPr>
        <w:pStyle w:val="PSDS-CorpodeTexto"/>
        <w:numPr>
          <w:ilvl w:val="0"/>
          <w:numId w:val="10"/>
        </w:numPr>
        <w:jc w:val="both"/>
        <w:rPr>
          <w:ins w:id="2014" w:author="Ines" w:date="2022-06-09T10:17:00Z"/>
          <w:color w:val="000000" w:themeColor="text1"/>
          <w:rPrChange w:id="2015" w:author="Ines" w:date="2022-06-09T10:17:00Z">
            <w:rPr>
              <w:ins w:id="2016" w:author="Ines" w:date="2022-06-09T10:17:00Z"/>
              <w:rFonts w:ascii="Times New Roman" w:hAnsi="Times New Roman"/>
              <w:color w:val="000000" w:themeColor="text1"/>
            </w:rPr>
          </w:rPrChange>
        </w:rPr>
      </w:pPr>
      <w:ins w:id="2017" w:author="Ines" w:date="2022-06-09T10:17:00Z">
        <w:r w:rsidRPr="00632578">
          <w:rPr>
            <w:rFonts w:ascii="Times New Roman" w:hAnsi="Times New Roman"/>
            <w:color w:val="000000" w:themeColor="text1"/>
          </w:rPr>
          <w:t>Treinamento – Haverá necessidade de um treinamento básico para usuários com variados níveis de habilidades, desde funcionários novatos até funcionários seniores.</w:t>
        </w:r>
      </w:ins>
    </w:p>
    <w:p w14:paraId="5BF37EC3" w14:textId="06C35E31" w:rsidR="00341B5B" w:rsidRPr="00A44348" w:rsidDel="00F16341" w:rsidRDefault="003E6BDD">
      <w:pPr>
        <w:widowControl/>
        <w:numPr>
          <w:ilvl w:val="0"/>
          <w:numId w:val="10"/>
        </w:numPr>
        <w:pBdr>
          <w:top w:val="nil"/>
          <w:left w:val="nil"/>
          <w:bottom w:val="nil"/>
          <w:right w:val="nil"/>
          <w:between w:val="nil"/>
        </w:pBdr>
        <w:spacing w:line="240" w:lineRule="auto"/>
        <w:ind w:left="0"/>
        <w:jc w:val="both"/>
        <w:rPr>
          <w:del w:id="2018" w:author="Ines" w:date="2022-06-09T10:17:00Z"/>
          <w:color w:val="0070C0"/>
          <w:lang w:val="pt-BR"/>
          <w:rPrChange w:id="2019" w:author="Ines" w:date="2022-06-09T10:14:00Z">
            <w:rPr>
              <w:del w:id="2020" w:author="Ines" w:date="2022-06-09T10:17:00Z"/>
              <w:color w:val="0070C0"/>
            </w:rPr>
          </w:rPrChange>
        </w:rPr>
        <w:pPrChange w:id="2021" w:author="Ines" w:date="2022-06-09T10:17:00Z">
          <w:pPr>
            <w:widowControl/>
            <w:numPr>
              <w:numId w:val="10"/>
            </w:numPr>
            <w:pBdr>
              <w:top w:val="nil"/>
              <w:left w:val="nil"/>
              <w:bottom w:val="nil"/>
              <w:right w:val="nil"/>
              <w:between w:val="nil"/>
            </w:pBdr>
            <w:spacing w:line="240" w:lineRule="auto"/>
            <w:ind w:left="1428" w:hanging="360"/>
            <w:jc w:val="both"/>
          </w:pPr>
        </w:pPrChange>
      </w:pPr>
      <w:del w:id="2022" w:author="Ines" w:date="2022-06-09T10:17:00Z">
        <w:r w:rsidRPr="00A44348" w:rsidDel="00F16341">
          <w:rPr>
            <w:b/>
            <w:color w:val="0070C0"/>
            <w:lang w:val="pt-BR"/>
            <w:rPrChange w:id="2023" w:author="Ines" w:date="2022-06-09T10:14:00Z">
              <w:rPr>
                <w:b/>
                <w:color w:val="0070C0"/>
              </w:rPr>
            </w:rPrChange>
          </w:rPr>
          <w:delText>Dicas para o Usuário</w:delText>
        </w:r>
        <w:r w:rsidRPr="00A44348" w:rsidDel="00F16341">
          <w:rPr>
            <w:color w:val="0070C0"/>
            <w:lang w:val="pt-BR"/>
            <w:rPrChange w:id="2024" w:author="Ines" w:date="2022-06-09T10:14:00Z">
              <w:rPr>
                <w:color w:val="0070C0"/>
              </w:rPr>
            </w:rPrChange>
          </w:rPr>
          <w:delText xml:space="preserve"> – O sistema deve fornecer orientações a respeito do significado de cada campo apresentado na tela, visando auxiliar seu preenchimento ou utilização.</w:delText>
        </w:r>
      </w:del>
    </w:p>
    <w:p w14:paraId="2752F813" w14:textId="77777777" w:rsidR="00341B5B" w:rsidRPr="00A44348" w:rsidRDefault="00341B5B">
      <w:pPr>
        <w:rPr>
          <w:lang w:val="pt-BR"/>
          <w:rPrChange w:id="2025" w:author="Ines" w:date="2022-06-09T10:14:00Z">
            <w:rPr/>
          </w:rPrChange>
        </w:rPr>
      </w:pPr>
    </w:p>
    <w:p w14:paraId="3503C6B2" w14:textId="710F9A09" w:rsidR="00341B5B" w:rsidDel="00E53578" w:rsidRDefault="003E6BDD">
      <w:pPr>
        <w:pStyle w:val="Ttulo2"/>
        <w:numPr>
          <w:ilvl w:val="1"/>
          <w:numId w:val="9"/>
        </w:numPr>
        <w:rPr>
          <w:del w:id="2026" w:author="Ines" w:date="2022-06-09T10:17:00Z"/>
        </w:rPr>
      </w:pPr>
      <w:bookmarkStart w:id="2027" w:name="_Toc105669268"/>
      <w:proofErr w:type="spellStart"/>
      <w:r>
        <w:t>Confiabilidade</w:t>
      </w:r>
      <w:bookmarkEnd w:id="2027"/>
      <w:proofErr w:type="spellEnd"/>
      <w:ins w:id="2028" w:author="Ines" w:date="2022-06-09T10:41:00Z">
        <w:r w:rsidR="00084B10">
          <w:br/>
        </w:r>
      </w:ins>
    </w:p>
    <w:p w14:paraId="6CEA73AD" w14:textId="7C82D5D6" w:rsidR="00341B5B" w:rsidRPr="00E53578" w:rsidDel="00E53578" w:rsidRDefault="003E6BDD">
      <w:pPr>
        <w:pStyle w:val="Ttulo2"/>
        <w:numPr>
          <w:ilvl w:val="1"/>
          <w:numId w:val="9"/>
        </w:numPr>
        <w:rPr>
          <w:del w:id="2029" w:author="Ines" w:date="2022-06-09T10:17:00Z"/>
          <w:color w:val="000000"/>
          <w:lang w:val="pt-BR"/>
          <w:rPrChange w:id="2030" w:author="Ines" w:date="2022-06-09T10:17:00Z">
            <w:rPr>
              <w:del w:id="2031" w:author="Ines" w:date="2022-06-09T10:17:00Z"/>
              <w:color w:val="000000"/>
            </w:rPr>
          </w:rPrChange>
        </w:rPr>
        <w:pPrChange w:id="2032" w:author="Ines" w:date="2022-06-09T10:17:00Z">
          <w:pPr>
            <w:widowControl/>
            <w:pBdr>
              <w:top w:val="nil"/>
              <w:left w:val="nil"/>
              <w:bottom w:val="nil"/>
              <w:right w:val="nil"/>
              <w:between w:val="nil"/>
            </w:pBdr>
            <w:spacing w:line="240" w:lineRule="auto"/>
            <w:ind w:left="708"/>
            <w:jc w:val="both"/>
          </w:pPr>
        </w:pPrChange>
      </w:pPr>
      <w:del w:id="2033" w:author="Ines" w:date="2022-06-09T10:17:00Z">
        <w:r w:rsidRPr="00E53578" w:rsidDel="00E53578">
          <w:rPr>
            <w:color w:val="000000"/>
            <w:lang w:val="pt-BR"/>
            <w:rPrChange w:id="2034" w:author="Ines" w:date="2022-06-09T10:17:00Z">
              <w:rPr>
                <w:color w:val="000000"/>
              </w:rPr>
            </w:rPrChange>
          </w:rPr>
          <w:delText>São os requisitos que definem a confiabilidade do sistema. Englobam aspectos como previsibilidade, acurácia de resultados, tolerância a falhas, recuperabilidade, dentre outros.</w:delText>
        </w:r>
        <w:bookmarkStart w:id="2035" w:name="_Toc105669269"/>
        <w:bookmarkEnd w:id="2035"/>
      </w:del>
    </w:p>
    <w:p w14:paraId="7964ABF4" w14:textId="77777777" w:rsidR="00341B5B" w:rsidRPr="00A44348" w:rsidRDefault="00341B5B">
      <w:pPr>
        <w:pStyle w:val="Ttulo2"/>
        <w:numPr>
          <w:ilvl w:val="1"/>
          <w:numId w:val="9"/>
        </w:numPr>
        <w:rPr>
          <w:lang w:val="pt-BR"/>
          <w:rPrChange w:id="2036" w:author="Ines" w:date="2022-06-09T10:14:00Z">
            <w:rPr>
              <w:color w:val="000000"/>
            </w:rPr>
          </w:rPrChange>
        </w:rPr>
        <w:pPrChange w:id="2037" w:author="Ines" w:date="2022-06-09T10:17:00Z">
          <w:pPr>
            <w:widowControl/>
            <w:pBdr>
              <w:top w:val="nil"/>
              <w:left w:val="nil"/>
              <w:bottom w:val="nil"/>
              <w:right w:val="nil"/>
              <w:between w:val="nil"/>
            </w:pBdr>
            <w:spacing w:line="240" w:lineRule="auto"/>
            <w:ind w:left="624"/>
            <w:jc w:val="both"/>
          </w:pPr>
        </w:pPrChange>
      </w:pPr>
      <w:bookmarkStart w:id="2038" w:name="_Toc105669270"/>
      <w:bookmarkEnd w:id="2038"/>
    </w:p>
    <w:p w14:paraId="2625B670" w14:textId="23C752F3" w:rsidR="00341B5B" w:rsidRPr="0073792F" w:rsidDel="0073792F" w:rsidRDefault="0073792F">
      <w:pPr>
        <w:widowControl/>
        <w:numPr>
          <w:ilvl w:val="0"/>
          <w:numId w:val="1"/>
        </w:numPr>
        <w:pBdr>
          <w:top w:val="nil"/>
          <w:left w:val="nil"/>
          <w:bottom w:val="nil"/>
          <w:right w:val="nil"/>
          <w:between w:val="nil"/>
        </w:pBdr>
        <w:spacing w:line="240" w:lineRule="auto"/>
        <w:jc w:val="both"/>
        <w:rPr>
          <w:del w:id="2039" w:author="Ines" w:date="2022-06-09T10:18:00Z"/>
          <w:color w:val="0070C0"/>
          <w:lang w:val="pt-BR"/>
          <w:rPrChange w:id="2040" w:author="Ines" w:date="2022-06-09T10:18:00Z">
            <w:rPr>
              <w:del w:id="2041" w:author="Ines" w:date="2022-06-09T10:18:00Z"/>
              <w:color w:val="000000" w:themeColor="text1"/>
              <w:lang w:val="pt-BR" w:eastAsia="pt-BR"/>
            </w:rPr>
          </w:rPrChange>
        </w:rPr>
      </w:pPr>
      <w:ins w:id="2042" w:author="Ines" w:date="2022-06-09T10:18:00Z">
        <w:r w:rsidRPr="0073792F">
          <w:rPr>
            <w:b/>
            <w:bCs/>
            <w:color w:val="000000" w:themeColor="text1"/>
            <w:lang w:val="pt-BR" w:eastAsia="pt-BR"/>
            <w:rPrChange w:id="2043" w:author="Ines" w:date="2022-06-09T10:18:00Z">
              <w:rPr>
                <w:b/>
                <w:bCs/>
                <w:color w:val="000000" w:themeColor="text1"/>
                <w:lang w:eastAsia="pt-BR"/>
              </w:rPr>
            </w:rPrChange>
          </w:rPr>
          <w:t>Integridade dos dados</w:t>
        </w:r>
        <w:r w:rsidRPr="0073792F">
          <w:rPr>
            <w:color w:val="000000" w:themeColor="text1"/>
            <w:lang w:val="pt-BR" w:eastAsia="pt-BR"/>
            <w:rPrChange w:id="2044" w:author="Ines" w:date="2022-06-09T10:18:00Z">
              <w:rPr>
                <w:color w:val="000000" w:themeColor="text1"/>
                <w:lang w:eastAsia="pt-BR"/>
              </w:rPr>
            </w:rPrChange>
          </w:rPr>
          <w:t xml:space="preserve"> - O sistema deve manter a integridade dos dados residentes em um banco de dados, assim sendo necessário mantê-lo com integridade.</w:t>
        </w:r>
      </w:ins>
      <w:del w:id="2045" w:author="Ines" w:date="2022-06-09T10:18:00Z">
        <w:r w:rsidR="003E6BDD" w:rsidRPr="00A44348" w:rsidDel="0073792F">
          <w:rPr>
            <w:b/>
            <w:color w:val="0070C0"/>
            <w:lang w:val="pt-BR"/>
            <w:rPrChange w:id="2046" w:author="Ines" w:date="2022-06-09T10:07:00Z">
              <w:rPr>
                <w:b/>
                <w:color w:val="0070C0"/>
              </w:rPr>
            </w:rPrChange>
          </w:rPr>
          <w:delText>Integridade dos dados</w:delText>
        </w:r>
        <w:r w:rsidR="003E6BDD" w:rsidRPr="00A44348" w:rsidDel="0073792F">
          <w:rPr>
            <w:color w:val="0070C0"/>
            <w:lang w:val="pt-BR"/>
            <w:rPrChange w:id="2047" w:author="Ines" w:date="2022-06-09T10:07:00Z">
              <w:rPr>
                <w:color w:val="0070C0"/>
              </w:rPr>
            </w:rPrChange>
          </w:rPr>
          <w:delText xml:space="preserve"> – O sistema deve manter a integridade dos dados residentes nas estações servidoras e também nas aplicações clientes para cadastros que são realizados off-line e depois transmitidos em lotes para as estações servidoras. </w:delText>
        </w:r>
        <w:r w:rsidR="003E6BDD" w:rsidRPr="00A44348" w:rsidDel="0073792F">
          <w:rPr>
            <w:color w:val="0070C0"/>
            <w:lang w:val="pt-BR"/>
            <w:rPrChange w:id="2048" w:author="Ines" w:date="2022-06-09T10:14:00Z">
              <w:rPr>
                <w:color w:val="0070C0"/>
              </w:rPr>
            </w:rPrChange>
          </w:rPr>
          <w:delText>Assim, é necessário manter, com integridade, as bases de dados centrais (estações servidoras) e locais (aplicações cliente).</w:delText>
        </w:r>
      </w:del>
    </w:p>
    <w:p w14:paraId="30C6025B" w14:textId="77777777" w:rsidR="0073792F" w:rsidRPr="00A44348" w:rsidRDefault="0073792F">
      <w:pPr>
        <w:widowControl/>
        <w:numPr>
          <w:ilvl w:val="0"/>
          <w:numId w:val="1"/>
        </w:numPr>
        <w:pBdr>
          <w:top w:val="nil"/>
          <w:left w:val="nil"/>
          <w:bottom w:val="nil"/>
          <w:right w:val="nil"/>
          <w:between w:val="nil"/>
        </w:pBdr>
        <w:spacing w:line="240" w:lineRule="auto"/>
        <w:jc w:val="both"/>
        <w:rPr>
          <w:ins w:id="2049" w:author="Ines" w:date="2022-06-09T10:18:00Z"/>
          <w:color w:val="0070C0"/>
          <w:lang w:val="pt-BR"/>
          <w:rPrChange w:id="2050" w:author="Ines" w:date="2022-06-09T10:14:00Z">
            <w:rPr>
              <w:ins w:id="2051" w:author="Ines" w:date="2022-06-09T10:18:00Z"/>
              <w:color w:val="0070C0"/>
            </w:rPr>
          </w:rPrChange>
        </w:rPr>
      </w:pPr>
    </w:p>
    <w:p w14:paraId="0FD4B7D7" w14:textId="1C8F383C" w:rsidR="00341B5B" w:rsidRPr="00BC1ECE" w:rsidDel="00BC1ECE" w:rsidRDefault="00BC1ECE">
      <w:pPr>
        <w:widowControl/>
        <w:numPr>
          <w:ilvl w:val="0"/>
          <w:numId w:val="1"/>
        </w:numPr>
        <w:pBdr>
          <w:top w:val="nil"/>
          <w:left w:val="nil"/>
          <w:bottom w:val="nil"/>
          <w:right w:val="nil"/>
          <w:between w:val="nil"/>
        </w:pBdr>
        <w:spacing w:line="240" w:lineRule="auto"/>
        <w:jc w:val="both"/>
        <w:rPr>
          <w:del w:id="2052" w:author="Ines" w:date="2022-06-09T10:18:00Z"/>
          <w:color w:val="0070C0"/>
          <w:lang w:val="pt-BR"/>
          <w:rPrChange w:id="2053" w:author="Ines" w:date="2022-06-09T10:18:00Z">
            <w:rPr>
              <w:del w:id="2054" w:author="Ines" w:date="2022-06-09T10:18:00Z"/>
              <w:color w:val="000000" w:themeColor="text1"/>
              <w:lang w:val="pt-BR" w:eastAsia="pt-BR"/>
            </w:rPr>
          </w:rPrChange>
        </w:rPr>
      </w:pPr>
      <w:ins w:id="2055" w:author="Ines" w:date="2022-06-09T10:18:00Z">
        <w:r w:rsidRPr="00BC1ECE">
          <w:rPr>
            <w:b/>
            <w:bCs/>
            <w:color w:val="000000" w:themeColor="text1"/>
            <w:lang w:val="pt-BR" w:eastAsia="pt-BR"/>
            <w:rPrChange w:id="2056" w:author="Ines" w:date="2022-06-09T10:18:00Z">
              <w:rPr>
                <w:b/>
                <w:bCs/>
                <w:color w:val="000000" w:themeColor="text1"/>
                <w:lang w:eastAsia="pt-BR"/>
              </w:rPr>
            </w:rPrChange>
          </w:rPr>
          <w:t>Performance</w:t>
        </w:r>
        <w:r w:rsidRPr="00BC1ECE">
          <w:rPr>
            <w:color w:val="000000" w:themeColor="text1"/>
            <w:lang w:val="pt-BR" w:eastAsia="pt-BR"/>
            <w:rPrChange w:id="2057" w:author="Ines" w:date="2022-06-09T10:18:00Z">
              <w:rPr>
                <w:color w:val="000000" w:themeColor="text1"/>
                <w:lang w:eastAsia="pt-BR"/>
              </w:rPr>
            </w:rPrChange>
          </w:rPr>
          <w:t xml:space="preserve"> – O sistema contará com uma boa performance devido a forma que foi projetado, constituído por códigos limpos, otimizados, evitando repetições e declarações desnecessárias.</w:t>
        </w:r>
      </w:ins>
      <w:del w:id="2058" w:author="Ines" w:date="2022-06-09T10:18:00Z">
        <w:r w:rsidR="003E6BDD" w:rsidRPr="00A44348" w:rsidDel="00BC1ECE">
          <w:rPr>
            <w:b/>
            <w:color w:val="0070C0"/>
            <w:lang w:val="pt-BR"/>
            <w:rPrChange w:id="2059" w:author="Ines" w:date="2022-06-09T10:14:00Z">
              <w:rPr>
                <w:b/>
                <w:color w:val="0070C0"/>
              </w:rPr>
            </w:rPrChange>
          </w:rPr>
          <w:delText>Controle de redundância</w:delText>
        </w:r>
        <w:r w:rsidR="003E6BDD" w:rsidRPr="00A44348" w:rsidDel="00BC1ECE">
          <w:rPr>
            <w:color w:val="0070C0"/>
            <w:lang w:val="pt-BR"/>
            <w:rPrChange w:id="2060" w:author="Ines" w:date="2022-06-09T10:14:00Z">
              <w:rPr>
                <w:color w:val="0070C0"/>
              </w:rPr>
            </w:rPrChange>
          </w:rPr>
          <w:delText xml:space="preserve"> – O sistema deve possuir controle de redundância dos </w:delText>
        </w:r>
        <w:r w:rsidR="003E6BDD" w:rsidRPr="00A44348" w:rsidDel="00BC1ECE">
          <w:rPr>
            <w:color w:val="0070C0"/>
            <w:lang w:val="pt-BR"/>
            <w:rPrChange w:id="2061" w:author="Ines" w:date="2022-06-09T10:14:00Z">
              <w:rPr>
                <w:color w:val="0070C0"/>
              </w:rPr>
            </w:rPrChange>
          </w:rPr>
          <w:lastRenderedPageBreak/>
          <w:delText>dados, uma vez que muitas informações estarão duplicadas nas estações servidoras e nas aplicações clientes. Visa-se desta forma, manter as bases de dados das estações servidoras e as bases de dados das aplicações clientes atualizadas e sincronizadas.</w:delText>
        </w:r>
      </w:del>
    </w:p>
    <w:p w14:paraId="3D6D23DF" w14:textId="77777777" w:rsidR="00BC1ECE" w:rsidRPr="00A44348" w:rsidRDefault="00BC1ECE">
      <w:pPr>
        <w:widowControl/>
        <w:numPr>
          <w:ilvl w:val="0"/>
          <w:numId w:val="1"/>
        </w:numPr>
        <w:pBdr>
          <w:top w:val="nil"/>
          <w:left w:val="nil"/>
          <w:bottom w:val="nil"/>
          <w:right w:val="nil"/>
          <w:between w:val="nil"/>
        </w:pBdr>
        <w:spacing w:line="240" w:lineRule="auto"/>
        <w:jc w:val="both"/>
        <w:rPr>
          <w:ins w:id="2062" w:author="Ines" w:date="2022-06-09T10:18:00Z"/>
          <w:color w:val="0070C0"/>
          <w:lang w:val="pt-BR"/>
          <w:rPrChange w:id="2063" w:author="Ines" w:date="2022-06-09T10:14:00Z">
            <w:rPr>
              <w:ins w:id="2064" w:author="Ines" w:date="2022-06-09T10:18:00Z"/>
              <w:color w:val="0070C0"/>
            </w:rPr>
          </w:rPrChange>
        </w:rPr>
      </w:pPr>
    </w:p>
    <w:p w14:paraId="6E9D5BB7" w14:textId="34BE4630" w:rsidR="00341B5B" w:rsidRPr="00983CF7" w:rsidDel="00983CF7" w:rsidRDefault="00983CF7">
      <w:pPr>
        <w:widowControl/>
        <w:numPr>
          <w:ilvl w:val="0"/>
          <w:numId w:val="1"/>
        </w:numPr>
        <w:pBdr>
          <w:top w:val="nil"/>
          <w:left w:val="nil"/>
          <w:bottom w:val="nil"/>
          <w:right w:val="nil"/>
          <w:between w:val="nil"/>
        </w:pBdr>
        <w:spacing w:line="240" w:lineRule="auto"/>
        <w:jc w:val="both"/>
        <w:rPr>
          <w:del w:id="2065" w:author="Ines" w:date="2022-06-09T10:18:00Z"/>
          <w:color w:val="0070C0"/>
          <w:lang w:val="pt-BR"/>
          <w:rPrChange w:id="2066" w:author="Ines" w:date="2022-06-09T10:18:00Z">
            <w:rPr>
              <w:del w:id="2067" w:author="Ines" w:date="2022-06-09T10:18:00Z"/>
              <w:color w:val="000000" w:themeColor="text1"/>
              <w:lang w:eastAsia="pt-BR"/>
            </w:rPr>
          </w:rPrChange>
        </w:rPr>
      </w:pPr>
      <w:ins w:id="2068" w:author="Ines" w:date="2022-06-09T10:18:00Z">
        <w:r w:rsidRPr="00983CF7">
          <w:rPr>
            <w:b/>
            <w:bCs/>
            <w:color w:val="000000" w:themeColor="text1"/>
            <w:lang w:val="pt-BR" w:eastAsia="pt-BR"/>
            <w:rPrChange w:id="2069" w:author="Ines" w:date="2022-06-09T10:18:00Z">
              <w:rPr>
                <w:b/>
                <w:bCs/>
                <w:color w:val="000000" w:themeColor="text1"/>
                <w:lang w:eastAsia="pt-BR"/>
              </w:rPr>
            </w:rPrChange>
          </w:rPr>
          <w:t>Controle de redundância</w:t>
        </w:r>
        <w:r w:rsidRPr="00983CF7">
          <w:rPr>
            <w:color w:val="000000" w:themeColor="text1"/>
            <w:lang w:val="pt-BR" w:eastAsia="pt-BR"/>
            <w:rPrChange w:id="2070" w:author="Ines" w:date="2022-06-09T10:18:00Z">
              <w:rPr>
                <w:color w:val="000000" w:themeColor="text1"/>
                <w:lang w:eastAsia="pt-BR"/>
              </w:rPr>
            </w:rPrChange>
          </w:rPr>
          <w:t xml:space="preserve"> – O sistema deve possuir controle de redundância dos dados, onde cada produto, vendedor e administrador possuirá um identificador único.</w:t>
        </w:r>
      </w:ins>
      <w:del w:id="2071" w:author="Ines" w:date="2022-06-09T10:18:00Z">
        <w:r w:rsidR="003E6BDD" w:rsidRPr="00A44348" w:rsidDel="00983CF7">
          <w:rPr>
            <w:b/>
            <w:color w:val="0070C0"/>
            <w:lang w:val="pt-BR"/>
            <w:rPrChange w:id="2072" w:author="Ines" w:date="2022-06-09T10:14:00Z">
              <w:rPr>
                <w:b/>
                <w:color w:val="0070C0"/>
              </w:rPr>
            </w:rPrChange>
          </w:rPr>
          <w:delText>Disponibilidade</w:delText>
        </w:r>
        <w:r w:rsidR="003E6BDD" w:rsidRPr="00A44348" w:rsidDel="00983CF7">
          <w:rPr>
            <w:color w:val="0070C0"/>
            <w:lang w:val="pt-BR"/>
            <w:rPrChange w:id="2073" w:author="Ines" w:date="2022-06-09T10:14:00Z">
              <w:rPr>
                <w:color w:val="0070C0"/>
              </w:rPr>
            </w:rPrChange>
          </w:rPr>
          <w:delText xml:space="preserve"> – O sistema deve estar disponível 24 horas por dia, 7 dias por semana.</w:delText>
        </w:r>
      </w:del>
    </w:p>
    <w:p w14:paraId="02978246" w14:textId="77777777" w:rsidR="00983CF7" w:rsidRPr="00A44348" w:rsidRDefault="00983CF7">
      <w:pPr>
        <w:widowControl/>
        <w:numPr>
          <w:ilvl w:val="0"/>
          <w:numId w:val="1"/>
        </w:numPr>
        <w:pBdr>
          <w:top w:val="nil"/>
          <w:left w:val="nil"/>
          <w:bottom w:val="nil"/>
          <w:right w:val="nil"/>
          <w:between w:val="nil"/>
        </w:pBdr>
        <w:spacing w:line="240" w:lineRule="auto"/>
        <w:jc w:val="both"/>
        <w:rPr>
          <w:ins w:id="2074" w:author="Ines" w:date="2022-06-09T10:18:00Z"/>
          <w:color w:val="0070C0"/>
          <w:lang w:val="pt-BR"/>
          <w:rPrChange w:id="2075" w:author="Ines" w:date="2022-06-09T10:14:00Z">
            <w:rPr>
              <w:ins w:id="2076" w:author="Ines" w:date="2022-06-09T10:18:00Z"/>
              <w:color w:val="0070C0"/>
            </w:rPr>
          </w:rPrChange>
        </w:rPr>
      </w:pPr>
    </w:p>
    <w:p w14:paraId="25D4668E" w14:textId="4D1F596D" w:rsidR="00341B5B" w:rsidRPr="002E7FDF" w:rsidDel="002E7FDF" w:rsidRDefault="002E7FDF">
      <w:pPr>
        <w:widowControl/>
        <w:numPr>
          <w:ilvl w:val="0"/>
          <w:numId w:val="1"/>
        </w:numPr>
        <w:pBdr>
          <w:top w:val="nil"/>
          <w:left w:val="nil"/>
          <w:bottom w:val="nil"/>
          <w:right w:val="nil"/>
          <w:between w:val="nil"/>
        </w:pBdr>
        <w:spacing w:line="240" w:lineRule="auto"/>
        <w:jc w:val="both"/>
        <w:rPr>
          <w:del w:id="2077" w:author="Ines" w:date="2022-06-09T10:19:00Z"/>
          <w:color w:val="0070C0"/>
          <w:lang w:val="pt-BR"/>
          <w:rPrChange w:id="2078" w:author="Ines" w:date="2022-06-09T10:19:00Z">
            <w:rPr>
              <w:del w:id="2079" w:author="Ines" w:date="2022-06-09T10:19:00Z"/>
              <w:color w:val="000000" w:themeColor="text1"/>
              <w:lang w:val="pt-BR" w:eastAsia="pt-BR"/>
            </w:rPr>
          </w:rPrChange>
        </w:rPr>
      </w:pPr>
      <w:ins w:id="2080" w:author="Ines" w:date="2022-06-09T10:19:00Z">
        <w:r w:rsidRPr="002E7FDF">
          <w:rPr>
            <w:b/>
            <w:bCs/>
            <w:color w:val="000000" w:themeColor="text1"/>
            <w:lang w:val="pt-BR" w:eastAsia="pt-BR"/>
            <w:rPrChange w:id="2081" w:author="Ines" w:date="2022-06-09T10:19:00Z">
              <w:rPr>
                <w:b/>
                <w:bCs/>
                <w:color w:val="000000" w:themeColor="text1"/>
                <w:lang w:eastAsia="pt-BR"/>
              </w:rPr>
            </w:rPrChange>
          </w:rPr>
          <w:t>Disponibilidade</w:t>
        </w:r>
        <w:r w:rsidRPr="002E7FDF">
          <w:rPr>
            <w:color w:val="000000" w:themeColor="text1"/>
            <w:lang w:val="pt-BR" w:eastAsia="pt-BR"/>
            <w:rPrChange w:id="2082" w:author="Ines" w:date="2022-06-09T10:19:00Z">
              <w:rPr>
                <w:color w:val="000000" w:themeColor="text1"/>
                <w:lang w:eastAsia="pt-BR"/>
              </w:rPr>
            </w:rPrChange>
          </w:rPr>
          <w:t xml:space="preserve"> – O sistema deve estar disponível 24 horas por dia, 7 dias por semana.</w:t>
        </w:r>
      </w:ins>
      <w:del w:id="2083" w:author="Ines" w:date="2022-06-09T10:19:00Z">
        <w:r w:rsidR="003E6BDD" w:rsidRPr="00A44348" w:rsidDel="002E7FDF">
          <w:rPr>
            <w:b/>
            <w:color w:val="0070C0"/>
            <w:lang w:val="pt-BR"/>
            <w:rPrChange w:id="2084" w:author="Ines" w:date="2022-06-09T10:14:00Z">
              <w:rPr>
                <w:b/>
                <w:color w:val="0070C0"/>
              </w:rPr>
            </w:rPrChange>
          </w:rPr>
          <w:delText>Medidas de Tempo entre falhas</w:delText>
        </w:r>
        <w:r w:rsidR="003E6BDD" w:rsidRPr="00A44348" w:rsidDel="002E7FDF">
          <w:rPr>
            <w:color w:val="0070C0"/>
            <w:lang w:val="pt-BR"/>
            <w:rPrChange w:id="2085" w:author="Ines" w:date="2022-06-09T10:14:00Z">
              <w:rPr>
                <w:color w:val="0070C0"/>
              </w:rPr>
            </w:rPrChange>
          </w:rPr>
          <w:delText xml:space="preserve"> – Pode ocorrer uma falha do sistema a cada ano. O tempo total de falha esperado no ano é de 4 horas.</w:delText>
        </w:r>
      </w:del>
    </w:p>
    <w:p w14:paraId="46B6943F" w14:textId="77777777" w:rsidR="002E7FDF" w:rsidRPr="00A44348" w:rsidRDefault="002E7FDF">
      <w:pPr>
        <w:widowControl/>
        <w:numPr>
          <w:ilvl w:val="0"/>
          <w:numId w:val="1"/>
        </w:numPr>
        <w:pBdr>
          <w:top w:val="nil"/>
          <w:left w:val="nil"/>
          <w:bottom w:val="nil"/>
          <w:right w:val="nil"/>
          <w:between w:val="nil"/>
        </w:pBdr>
        <w:spacing w:line="240" w:lineRule="auto"/>
        <w:jc w:val="both"/>
        <w:rPr>
          <w:ins w:id="2086" w:author="Ines" w:date="2022-06-09T10:19:00Z"/>
          <w:color w:val="0070C0"/>
          <w:lang w:val="pt-BR"/>
          <w:rPrChange w:id="2087" w:author="Ines" w:date="2022-06-09T10:14:00Z">
            <w:rPr>
              <w:ins w:id="2088" w:author="Ines" w:date="2022-06-09T10:19:00Z"/>
              <w:color w:val="0070C0"/>
            </w:rPr>
          </w:rPrChange>
        </w:rPr>
      </w:pPr>
    </w:p>
    <w:p w14:paraId="606F1ECA" w14:textId="1A470BF8" w:rsidR="00341B5B" w:rsidRPr="00671D8F" w:rsidDel="00671D8F" w:rsidRDefault="00653336">
      <w:pPr>
        <w:widowControl/>
        <w:numPr>
          <w:ilvl w:val="0"/>
          <w:numId w:val="1"/>
        </w:numPr>
        <w:pBdr>
          <w:top w:val="nil"/>
          <w:left w:val="nil"/>
          <w:bottom w:val="nil"/>
          <w:right w:val="nil"/>
          <w:between w:val="nil"/>
        </w:pBdr>
        <w:spacing w:line="240" w:lineRule="auto"/>
        <w:jc w:val="both"/>
        <w:rPr>
          <w:del w:id="2089" w:author="Ines" w:date="2022-06-09T10:19:00Z"/>
          <w:color w:val="0070C0"/>
          <w:lang w:val="pt-BR"/>
          <w:rPrChange w:id="2090" w:author="Ines" w:date="2022-06-09T10:19:00Z">
            <w:rPr>
              <w:del w:id="2091" w:author="Ines" w:date="2022-06-09T10:19:00Z"/>
              <w:color w:val="000000" w:themeColor="text1"/>
              <w:lang w:val="pt-BR" w:eastAsia="pt-BR"/>
            </w:rPr>
          </w:rPrChange>
        </w:rPr>
      </w:pPr>
      <w:ins w:id="2092" w:author="Ines" w:date="2022-06-09T10:19:00Z">
        <w:r w:rsidRPr="00653336">
          <w:rPr>
            <w:b/>
            <w:bCs/>
            <w:color w:val="000000" w:themeColor="text1"/>
            <w:lang w:val="pt-BR" w:eastAsia="pt-BR"/>
            <w:rPrChange w:id="2093" w:author="Ines" w:date="2022-06-09T10:19:00Z">
              <w:rPr>
                <w:b/>
                <w:bCs/>
                <w:color w:val="000000" w:themeColor="text1"/>
                <w:lang w:eastAsia="pt-BR"/>
              </w:rPr>
            </w:rPrChange>
          </w:rPr>
          <w:t>Medidas de Tempo entre falhas</w:t>
        </w:r>
        <w:r w:rsidRPr="00653336">
          <w:rPr>
            <w:color w:val="000000" w:themeColor="text1"/>
            <w:lang w:val="pt-BR" w:eastAsia="pt-BR"/>
            <w:rPrChange w:id="2094" w:author="Ines" w:date="2022-06-09T10:19:00Z">
              <w:rPr>
                <w:color w:val="000000" w:themeColor="text1"/>
                <w:lang w:eastAsia="pt-BR"/>
              </w:rPr>
            </w:rPrChange>
          </w:rPr>
          <w:t xml:space="preserve"> – Indeterminado, caso ocorra um problema será acionada a equipe de reparo.</w:t>
        </w:r>
      </w:ins>
      <w:del w:id="2095" w:author="Ines" w:date="2022-06-09T10:19:00Z">
        <w:r w:rsidR="003E6BDD" w:rsidRPr="00A44348" w:rsidDel="00653336">
          <w:rPr>
            <w:b/>
            <w:color w:val="0070C0"/>
            <w:lang w:val="pt-BR"/>
            <w:rPrChange w:id="2096" w:author="Ines" w:date="2022-06-09T10:14:00Z">
              <w:rPr>
                <w:b/>
                <w:color w:val="0070C0"/>
              </w:rPr>
            </w:rPrChange>
          </w:rPr>
          <w:delText>Medidas de tempo de reparo</w:delText>
        </w:r>
        <w:r w:rsidR="003E6BDD" w:rsidRPr="00A44348" w:rsidDel="00653336">
          <w:rPr>
            <w:color w:val="0070C0"/>
            <w:lang w:val="pt-BR"/>
            <w:rPrChange w:id="2097" w:author="Ines" w:date="2022-06-09T10:14:00Z">
              <w:rPr>
                <w:color w:val="0070C0"/>
              </w:rPr>
            </w:rPrChange>
          </w:rPr>
          <w:delText xml:space="preserve"> – Após uma falha, o sistema pode permanecer indisponível, no máximo, por um período de meia hora.</w:delText>
        </w:r>
      </w:del>
    </w:p>
    <w:p w14:paraId="32A2F213" w14:textId="77777777" w:rsidR="00671D8F" w:rsidRPr="00653336" w:rsidRDefault="00671D8F">
      <w:pPr>
        <w:widowControl/>
        <w:numPr>
          <w:ilvl w:val="0"/>
          <w:numId w:val="1"/>
        </w:numPr>
        <w:pBdr>
          <w:top w:val="nil"/>
          <w:left w:val="nil"/>
          <w:bottom w:val="nil"/>
          <w:right w:val="nil"/>
          <w:between w:val="nil"/>
        </w:pBdr>
        <w:spacing w:line="240" w:lineRule="auto"/>
        <w:jc w:val="both"/>
        <w:rPr>
          <w:ins w:id="2098" w:author="Ines" w:date="2022-06-09T10:19:00Z"/>
          <w:color w:val="0070C0"/>
          <w:lang w:val="pt-BR"/>
          <w:rPrChange w:id="2099" w:author="Ines" w:date="2022-06-09T10:19:00Z">
            <w:rPr>
              <w:ins w:id="2100" w:author="Ines" w:date="2022-06-09T10:19:00Z"/>
              <w:color w:val="000000" w:themeColor="text1"/>
              <w:lang w:val="pt-BR" w:eastAsia="pt-BR"/>
            </w:rPr>
          </w:rPrChange>
        </w:rPr>
      </w:pPr>
    </w:p>
    <w:p w14:paraId="3A163997" w14:textId="1FB6F57F" w:rsidR="00653336" w:rsidRPr="00CD39E6" w:rsidRDefault="001F5AFC">
      <w:pPr>
        <w:widowControl/>
        <w:numPr>
          <w:ilvl w:val="0"/>
          <w:numId w:val="1"/>
        </w:numPr>
        <w:pBdr>
          <w:top w:val="nil"/>
          <w:left w:val="nil"/>
          <w:bottom w:val="nil"/>
          <w:right w:val="nil"/>
          <w:between w:val="nil"/>
        </w:pBdr>
        <w:spacing w:line="240" w:lineRule="auto"/>
        <w:jc w:val="both"/>
        <w:rPr>
          <w:ins w:id="2101" w:author="Ines" w:date="2022-06-09T10:21:00Z"/>
          <w:color w:val="0070C0"/>
          <w:lang w:val="pt-BR"/>
          <w:rPrChange w:id="2102" w:author="Ines" w:date="2022-06-09T10:21:00Z">
            <w:rPr>
              <w:ins w:id="2103" w:author="Ines" w:date="2022-06-09T10:21:00Z"/>
              <w:lang w:val="pt-BR"/>
            </w:rPr>
          </w:rPrChange>
        </w:rPr>
      </w:pPr>
      <w:ins w:id="2104" w:author="Ines" w:date="2022-06-09T10:20:00Z">
        <w:r>
          <w:rPr>
            <w:b/>
            <w:bCs/>
            <w:lang w:val="pt-BR"/>
          </w:rPr>
          <w:t xml:space="preserve">Medidas de Tempo de Reparo </w:t>
        </w:r>
        <w:r w:rsidR="00003A85">
          <w:rPr>
            <w:b/>
            <w:bCs/>
            <w:lang w:val="pt-BR"/>
          </w:rPr>
          <w:t>–</w:t>
        </w:r>
        <w:r w:rsidR="00003A85">
          <w:rPr>
            <w:lang w:val="pt-BR"/>
          </w:rPr>
          <w:t xml:space="preserve"> Após uma falha, o sistema pode permanecer indisponível, no máximo</w:t>
        </w:r>
        <w:r w:rsidR="00CD39E6">
          <w:rPr>
            <w:lang w:val="pt-BR"/>
          </w:rPr>
          <w:t>, por um período de 24 horas.</w:t>
        </w:r>
      </w:ins>
    </w:p>
    <w:p w14:paraId="48F4C381" w14:textId="4B11AF0D" w:rsidR="00CD39E6" w:rsidRPr="00A44348" w:rsidRDefault="00CD39E6">
      <w:pPr>
        <w:widowControl/>
        <w:numPr>
          <w:ilvl w:val="0"/>
          <w:numId w:val="1"/>
        </w:numPr>
        <w:pBdr>
          <w:top w:val="nil"/>
          <w:left w:val="nil"/>
          <w:bottom w:val="nil"/>
          <w:right w:val="nil"/>
          <w:between w:val="nil"/>
        </w:pBdr>
        <w:spacing w:line="240" w:lineRule="auto"/>
        <w:jc w:val="both"/>
        <w:rPr>
          <w:ins w:id="2105" w:author="Ines" w:date="2022-06-09T10:19:00Z"/>
          <w:color w:val="0070C0"/>
          <w:lang w:val="pt-BR"/>
          <w:rPrChange w:id="2106" w:author="Ines" w:date="2022-06-09T10:14:00Z">
            <w:rPr>
              <w:ins w:id="2107" w:author="Ines" w:date="2022-06-09T10:19:00Z"/>
              <w:color w:val="0070C0"/>
            </w:rPr>
          </w:rPrChange>
        </w:rPr>
      </w:pPr>
      <w:ins w:id="2108" w:author="Ines" w:date="2022-06-09T10:21:00Z">
        <w:r>
          <w:rPr>
            <w:b/>
            <w:bCs/>
            <w:lang w:val="pt-BR"/>
          </w:rPr>
          <w:t xml:space="preserve">Máximo de defeitos </w:t>
        </w:r>
        <w:r w:rsidR="00E9745A">
          <w:rPr>
            <w:b/>
            <w:bCs/>
            <w:lang w:val="pt-BR"/>
          </w:rPr>
          <w:t xml:space="preserve">ou Taxa de defeitos </w:t>
        </w:r>
      </w:ins>
      <w:ins w:id="2109" w:author="Ines" w:date="2022-06-09T10:29:00Z">
        <w:r w:rsidR="009273B1">
          <w:rPr>
            <w:b/>
            <w:bCs/>
            <w:lang w:val="pt-BR"/>
          </w:rPr>
          <w:t>–</w:t>
        </w:r>
      </w:ins>
      <w:ins w:id="2110" w:author="Ines" w:date="2022-06-09T10:21:00Z">
        <w:r w:rsidR="00E9745A">
          <w:rPr>
            <w:color w:val="0070C0"/>
            <w:lang w:val="pt-BR"/>
          </w:rPr>
          <w:t xml:space="preserve"> </w:t>
        </w:r>
        <w:r w:rsidR="00E9745A">
          <w:rPr>
            <w:lang w:val="pt-BR"/>
          </w:rPr>
          <w:t>indefinido</w:t>
        </w:r>
      </w:ins>
      <w:ins w:id="2111" w:author="Ines" w:date="2022-06-09T10:29:00Z">
        <w:r w:rsidR="009273B1">
          <w:rPr>
            <w:lang w:val="pt-BR"/>
          </w:rPr>
          <w:t>.</w:t>
        </w:r>
      </w:ins>
    </w:p>
    <w:p w14:paraId="21FD16FB" w14:textId="71E63BA8" w:rsidR="00341B5B" w:rsidRPr="00A44348" w:rsidDel="00CD39E6" w:rsidRDefault="003E6BDD">
      <w:pPr>
        <w:widowControl/>
        <w:numPr>
          <w:ilvl w:val="0"/>
          <w:numId w:val="1"/>
        </w:numPr>
        <w:pBdr>
          <w:top w:val="nil"/>
          <w:left w:val="nil"/>
          <w:bottom w:val="nil"/>
          <w:right w:val="nil"/>
          <w:between w:val="nil"/>
        </w:pBdr>
        <w:spacing w:line="240" w:lineRule="auto"/>
        <w:jc w:val="both"/>
        <w:rPr>
          <w:del w:id="2112" w:author="Ines" w:date="2022-06-09T10:21:00Z"/>
          <w:color w:val="0070C0"/>
          <w:lang w:val="pt-BR"/>
          <w:rPrChange w:id="2113" w:author="Ines" w:date="2022-06-09T10:14:00Z">
            <w:rPr>
              <w:del w:id="2114" w:author="Ines" w:date="2022-06-09T10:21:00Z"/>
              <w:color w:val="0070C0"/>
            </w:rPr>
          </w:rPrChange>
        </w:rPr>
      </w:pPr>
      <w:del w:id="2115" w:author="Ines" w:date="2022-06-09T10:21:00Z">
        <w:r w:rsidRPr="00A44348" w:rsidDel="00CD39E6">
          <w:rPr>
            <w:b/>
            <w:color w:val="0070C0"/>
            <w:lang w:val="pt-BR"/>
            <w:rPrChange w:id="2116" w:author="Ines" w:date="2022-06-09T10:14:00Z">
              <w:rPr>
                <w:b/>
                <w:color w:val="0070C0"/>
              </w:rPr>
            </w:rPrChange>
          </w:rPr>
          <w:delText>Máximo de defeitos ou Taxa de defeitos</w:delText>
        </w:r>
        <w:r w:rsidRPr="00A44348" w:rsidDel="00CD39E6">
          <w:rPr>
            <w:color w:val="0070C0"/>
            <w:lang w:val="pt-BR"/>
            <w:rPrChange w:id="2117" w:author="Ines" w:date="2022-06-09T10:14:00Z">
              <w:rPr>
                <w:color w:val="0070C0"/>
              </w:rPr>
            </w:rPrChange>
          </w:rPr>
          <w:delText xml:space="preserve"> – A ser identificado na próxima fase.</w:delText>
        </w:r>
      </w:del>
    </w:p>
    <w:p w14:paraId="05676EBC" w14:textId="5CC8730C" w:rsidR="00341B5B" w:rsidRPr="00A44348" w:rsidDel="00CD39E6" w:rsidRDefault="003E6BDD">
      <w:pPr>
        <w:widowControl/>
        <w:numPr>
          <w:ilvl w:val="0"/>
          <w:numId w:val="1"/>
        </w:numPr>
        <w:pBdr>
          <w:top w:val="nil"/>
          <w:left w:val="nil"/>
          <w:bottom w:val="nil"/>
          <w:right w:val="nil"/>
          <w:between w:val="nil"/>
        </w:pBdr>
        <w:spacing w:line="240" w:lineRule="auto"/>
        <w:jc w:val="both"/>
        <w:rPr>
          <w:del w:id="2118" w:author="Ines" w:date="2022-06-09T10:21:00Z"/>
          <w:color w:val="0070C0"/>
          <w:lang w:val="pt-BR"/>
          <w:rPrChange w:id="2119" w:author="Ines" w:date="2022-06-09T10:14:00Z">
            <w:rPr>
              <w:del w:id="2120" w:author="Ines" w:date="2022-06-09T10:21:00Z"/>
              <w:color w:val="0070C0"/>
            </w:rPr>
          </w:rPrChange>
        </w:rPr>
      </w:pPr>
      <w:del w:id="2121" w:author="Ines" w:date="2022-06-09T10:21:00Z">
        <w:r w:rsidRPr="00A44348" w:rsidDel="00CD39E6">
          <w:rPr>
            <w:b/>
            <w:color w:val="0070C0"/>
            <w:lang w:val="pt-BR"/>
            <w:rPrChange w:id="2122" w:author="Ines" w:date="2022-06-09T10:07:00Z">
              <w:rPr>
                <w:b/>
                <w:color w:val="0070C0"/>
              </w:rPr>
            </w:rPrChange>
          </w:rPr>
          <w:delText xml:space="preserve">Rotinas Operacionais </w:delText>
        </w:r>
        <w:r w:rsidRPr="00A44348" w:rsidDel="00CD39E6">
          <w:rPr>
            <w:color w:val="0070C0"/>
            <w:lang w:val="pt-BR"/>
            <w:rPrChange w:id="2123" w:author="Ines" w:date="2022-06-09T10:07:00Z">
              <w:rPr>
                <w:color w:val="0070C0"/>
              </w:rPr>
            </w:rPrChange>
          </w:rPr>
          <w:delText xml:space="preserve">– O backup dos dados sensíveis deve ser realizado diariamente. Será adotada a abordagem de backup incremental ou diferencial nos dias úteis e um backup total nos finais de semana. </w:delText>
        </w:r>
        <w:r w:rsidRPr="00A44348" w:rsidDel="00CD39E6">
          <w:rPr>
            <w:color w:val="0070C0"/>
            <w:lang w:val="pt-BR"/>
            <w:rPrChange w:id="2124" w:author="Ines" w:date="2022-06-09T10:14:00Z">
              <w:rPr>
                <w:color w:val="0070C0"/>
              </w:rPr>
            </w:rPrChange>
          </w:rPr>
          <w:delText>Os demais dados serão copiados de forma integral nos finais de semana. Dados sensíveis são os dados considerados imprescindíveis para operação do sistema, serão identificados na fase posterior, a fase de modelagem de dados.</w:delText>
        </w:r>
      </w:del>
    </w:p>
    <w:p w14:paraId="6C0FC3B6" w14:textId="77777777" w:rsidR="00341B5B" w:rsidRPr="00A44348" w:rsidRDefault="00341B5B">
      <w:pPr>
        <w:rPr>
          <w:lang w:val="pt-BR"/>
          <w:rPrChange w:id="2125" w:author="Ines" w:date="2022-06-09T10:14:00Z">
            <w:rPr/>
          </w:rPrChange>
        </w:rPr>
      </w:pPr>
    </w:p>
    <w:p w14:paraId="33D41DC5" w14:textId="08D1BB6A" w:rsidR="00341B5B" w:rsidDel="00A44348" w:rsidRDefault="003E6BDD">
      <w:pPr>
        <w:pStyle w:val="Ttulo2"/>
        <w:numPr>
          <w:ilvl w:val="1"/>
          <w:numId w:val="9"/>
        </w:numPr>
        <w:rPr>
          <w:del w:id="2126" w:author="Ines" w:date="2022-06-09T10:15:00Z"/>
        </w:rPr>
      </w:pPr>
      <w:bookmarkStart w:id="2127" w:name="_Toc105669271"/>
      <w:proofErr w:type="spellStart"/>
      <w:r>
        <w:t>Desempenho</w:t>
      </w:r>
      <w:bookmarkEnd w:id="2127"/>
      <w:proofErr w:type="spellEnd"/>
      <w:ins w:id="2128" w:author="Ines" w:date="2022-06-09T10:41:00Z">
        <w:r w:rsidR="00084B10">
          <w:br/>
        </w:r>
      </w:ins>
    </w:p>
    <w:p w14:paraId="6B86E3C2" w14:textId="5486A320" w:rsidR="00341B5B" w:rsidRPr="00A44348" w:rsidDel="00A44348" w:rsidRDefault="003E6BDD">
      <w:pPr>
        <w:pStyle w:val="Ttulo2"/>
        <w:numPr>
          <w:ilvl w:val="1"/>
          <w:numId w:val="9"/>
        </w:numPr>
        <w:rPr>
          <w:del w:id="2129" w:author="Ines" w:date="2022-06-09T10:15:00Z"/>
          <w:i/>
          <w:color w:val="0000FF"/>
          <w:u w:val="single"/>
          <w:lang w:val="pt-BR"/>
          <w:rPrChange w:id="2130" w:author="Ines" w:date="2022-06-09T10:15:00Z">
            <w:rPr>
              <w:del w:id="2131" w:author="Ines" w:date="2022-06-09T10:15:00Z"/>
              <w:i/>
              <w:color w:val="0000FF"/>
              <w:u w:val="single"/>
            </w:rPr>
          </w:rPrChange>
        </w:rPr>
        <w:pPrChange w:id="2132" w:author="Ines" w:date="2022-06-09T10:15:00Z">
          <w:pPr>
            <w:pBdr>
              <w:top w:val="nil"/>
              <w:left w:val="nil"/>
              <w:bottom w:val="nil"/>
              <w:right w:val="nil"/>
              <w:between w:val="nil"/>
            </w:pBdr>
            <w:spacing w:line="240" w:lineRule="auto"/>
            <w:ind w:left="720"/>
            <w:jc w:val="both"/>
          </w:pPr>
        </w:pPrChange>
      </w:pPr>
      <w:del w:id="2133" w:author="Ines" w:date="2022-06-09T10:15:00Z">
        <w:r w:rsidRPr="00A44348" w:rsidDel="00A44348">
          <w:rPr>
            <w:color w:val="000000"/>
            <w:lang w:val="pt-BR"/>
            <w:rPrChange w:id="2134" w:author="Ines" w:date="2022-06-09T10:15:00Z">
              <w:rPr>
                <w:color w:val="000000"/>
              </w:rPr>
            </w:rPrChange>
          </w:rPr>
          <w:delText>Nesta seção são relatados os requisitos que melhor definem o desempenho do sistema. Engloba considerações sobre tempo de resposta, taxa de servico, velocidade de processamento, eficiência, precisão, consumo de recursos computacionais e volume de produção.</w:delText>
        </w:r>
        <w:bookmarkStart w:id="2135" w:name="_Toc105669272"/>
        <w:bookmarkEnd w:id="2135"/>
      </w:del>
    </w:p>
    <w:p w14:paraId="30DC7779" w14:textId="77777777" w:rsidR="00341B5B" w:rsidRPr="00A44348" w:rsidRDefault="00341B5B">
      <w:pPr>
        <w:pStyle w:val="Ttulo2"/>
        <w:numPr>
          <w:ilvl w:val="1"/>
          <w:numId w:val="9"/>
        </w:numPr>
        <w:rPr>
          <w:color w:val="0070C0"/>
          <w:lang w:val="pt-BR"/>
          <w:rPrChange w:id="2136" w:author="Ines" w:date="2022-06-09T10:14:00Z">
            <w:rPr>
              <w:color w:val="0070C0"/>
            </w:rPr>
          </w:rPrChange>
        </w:rPr>
        <w:pPrChange w:id="2137" w:author="Ines" w:date="2022-06-09T10:15:00Z">
          <w:pPr>
            <w:widowControl/>
            <w:pBdr>
              <w:top w:val="nil"/>
              <w:left w:val="nil"/>
              <w:bottom w:val="nil"/>
              <w:right w:val="nil"/>
              <w:between w:val="nil"/>
            </w:pBdr>
            <w:spacing w:line="240" w:lineRule="auto"/>
            <w:ind w:left="624"/>
            <w:jc w:val="both"/>
          </w:pPr>
        </w:pPrChange>
      </w:pPr>
      <w:bookmarkStart w:id="2138" w:name="_Toc105669273"/>
      <w:bookmarkEnd w:id="2138"/>
    </w:p>
    <w:p w14:paraId="14E02950" w14:textId="012F55A6" w:rsidR="00341B5B" w:rsidRPr="00140F89" w:rsidDel="00140F89" w:rsidRDefault="00EE7ECD" w:rsidP="00E9745A">
      <w:pPr>
        <w:widowControl/>
        <w:numPr>
          <w:ilvl w:val="0"/>
          <w:numId w:val="2"/>
        </w:numPr>
        <w:pBdr>
          <w:top w:val="nil"/>
          <w:left w:val="nil"/>
          <w:bottom w:val="nil"/>
          <w:right w:val="nil"/>
          <w:between w:val="nil"/>
        </w:pBdr>
        <w:spacing w:line="240" w:lineRule="auto"/>
        <w:jc w:val="both"/>
        <w:rPr>
          <w:del w:id="2139" w:author="Ines" w:date="2022-06-09T10:22:00Z"/>
          <w:color w:val="0070C0"/>
          <w:lang w:val="pt-BR"/>
          <w:rPrChange w:id="2140" w:author="Ines" w:date="2022-06-09T10:23:00Z">
            <w:rPr>
              <w:del w:id="2141" w:author="Ines" w:date="2022-06-09T10:22:00Z"/>
              <w:bCs/>
              <w:lang w:val="pt-BR"/>
            </w:rPr>
          </w:rPrChange>
        </w:rPr>
      </w:pPr>
      <w:ins w:id="2142" w:author="Ines" w:date="2022-06-09T10:22:00Z">
        <w:r>
          <w:rPr>
            <w:b/>
            <w:lang w:val="pt-BR"/>
          </w:rPr>
          <w:t xml:space="preserve">Tempo de resposta para uma transição </w:t>
        </w:r>
        <w:r w:rsidR="00140F89">
          <w:rPr>
            <w:b/>
            <w:lang w:val="pt-BR"/>
          </w:rPr>
          <w:t>–</w:t>
        </w:r>
        <w:r>
          <w:rPr>
            <w:b/>
            <w:lang w:val="pt-BR"/>
          </w:rPr>
          <w:t xml:space="preserve"> </w:t>
        </w:r>
        <w:r w:rsidR="00140F89">
          <w:rPr>
            <w:bCs/>
            <w:lang w:val="pt-BR"/>
          </w:rPr>
          <w:t>O sistem</w:t>
        </w:r>
      </w:ins>
      <w:ins w:id="2143" w:author="Ines" w:date="2022-06-09T10:23:00Z">
        <w:r w:rsidR="00140F89">
          <w:rPr>
            <w:bCs/>
            <w:lang w:val="pt-BR"/>
          </w:rPr>
          <w:t>a implementa serviços utilizando a tecnologia do hardware local, dessa forma, o tempo de resposta deve ser mínimo em relação as limitações do hardware</w:t>
        </w:r>
      </w:ins>
      <w:ins w:id="2144" w:author="Ines" w:date="2022-06-09T10:29:00Z">
        <w:r w:rsidR="009273B1">
          <w:rPr>
            <w:bCs/>
            <w:lang w:val="pt-BR"/>
          </w:rPr>
          <w:t>.</w:t>
        </w:r>
      </w:ins>
      <w:del w:id="2145" w:author="Ines" w:date="2022-06-09T10:22:00Z">
        <w:r w:rsidR="003E6BDD" w:rsidRPr="00A44348" w:rsidDel="00EE7ECD">
          <w:rPr>
            <w:b/>
            <w:color w:val="0070C0"/>
            <w:lang w:val="pt-BR"/>
            <w:rPrChange w:id="2146" w:author="Ines" w:date="2022-06-09T10:14:00Z">
              <w:rPr>
                <w:b/>
                <w:color w:val="0070C0"/>
              </w:rPr>
            </w:rPrChange>
          </w:rPr>
          <w:delText>Tempo de resposta</w:delText>
        </w:r>
        <w:r w:rsidR="003E6BDD" w:rsidRPr="00A44348" w:rsidDel="00EE7ECD">
          <w:rPr>
            <w:color w:val="0070C0"/>
            <w:lang w:val="pt-BR"/>
            <w:rPrChange w:id="2147" w:author="Ines" w:date="2022-06-09T10:14:00Z">
              <w:rPr>
                <w:color w:val="0070C0"/>
              </w:rPr>
            </w:rPrChange>
          </w:rPr>
          <w:delText xml:space="preserve"> </w:delText>
        </w:r>
        <w:r w:rsidR="003E6BDD" w:rsidRPr="00A44348" w:rsidDel="00EE7ECD">
          <w:rPr>
            <w:b/>
            <w:color w:val="0070C0"/>
            <w:lang w:val="pt-BR"/>
            <w:rPrChange w:id="2148" w:author="Ines" w:date="2022-06-09T10:14:00Z">
              <w:rPr>
                <w:b/>
                <w:color w:val="0070C0"/>
              </w:rPr>
            </w:rPrChange>
          </w:rPr>
          <w:delText>para uma transação</w:delText>
        </w:r>
        <w:r w:rsidR="003E6BDD" w:rsidRPr="00A44348" w:rsidDel="00EE7ECD">
          <w:rPr>
            <w:color w:val="0070C0"/>
            <w:lang w:val="pt-BR"/>
            <w:rPrChange w:id="2149" w:author="Ines" w:date="2022-06-09T10:14:00Z">
              <w:rPr>
                <w:color w:val="0070C0"/>
              </w:rPr>
            </w:rPrChange>
          </w:rPr>
          <w:delText xml:space="preserve"> - O sistema implementa serviços utilizando a tecnologia Web. Serviços implementados na Web devem ter um tempo de resposta mínimo, não podendo ultrapassar os 10 segundos que já são praticados por corporações de grande porte que mantém serviços na Web. </w:delText>
        </w:r>
      </w:del>
    </w:p>
    <w:p w14:paraId="19365EBF" w14:textId="77777777" w:rsidR="00140F89" w:rsidRPr="00A44348" w:rsidRDefault="00140F89">
      <w:pPr>
        <w:widowControl/>
        <w:numPr>
          <w:ilvl w:val="0"/>
          <w:numId w:val="2"/>
        </w:numPr>
        <w:pBdr>
          <w:top w:val="nil"/>
          <w:left w:val="nil"/>
          <w:bottom w:val="nil"/>
          <w:right w:val="nil"/>
          <w:between w:val="nil"/>
        </w:pBdr>
        <w:spacing w:line="240" w:lineRule="auto"/>
        <w:jc w:val="both"/>
        <w:rPr>
          <w:ins w:id="2150" w:author="Ines" w:date="2022-06-09T10:23:00Z"/>
          <w:color w:val="0070C0"/>
          <w:lang w:val="pt-BR"/>
          <w:rPrChange w:id="2151" w:author="Ines" w:date="2022-06-09T10:14:00Z">
            <w:rPr>
              <w:ins w:id="2152" w:author="Ines" w:date="2022-06-09T10:23:00Z"/>
              <w:color w:val="0070C0"/>
            </w:rPr>
          </w:rPrChange>
        </w:rPr>
      </w:pPr>
    </w:p>
    <w:p w14:paraId="769D990F" w14:textId="1C4E4164" w:rsidR="00341B5B" w:rsidRPr="00A44348" w:rsidDel="00E9745A" w:rsidRDefault="0086682D">
      <w:pPr>
        <w:widowControl/>
        <w:numPr>
          <w:ilvl w:val="0"/>
          <w:numId w:val="2"/>
        </w:numPr>
        <w:pBdr>
          <w:top w:val="nil"/>
          <w:left w:val="nil"/>
          <w:bottom w:val="nil"/>
          <w:right w:val="nil"/>
          <w:between w:val="nil"/>
        </w:pBdr>
        <w:spacing w:line="240" w:lineRule="auto"/>
        <w:jc w:val="both"/>
        <w:rPr>
          <w:del w:id="2153" w:author="Ines" w:date="2022-06-09T10:21:00Z"/>
          <w:color w:val="0070C0"/>
          <w:lang w:val="pt-BR"/>
          <w:rPrChange w:id="2154" w:author="Ines" w:date="2022-06-09T10:14:00Z">
            <w:rPr>
              <w:del w:id="2155" w:author="Ines" w:date="2022-06-09T10:21:00Z"/>
              <w:color w:val="0070C0"/>
            </w:rPr>
          </w:rPrChange>
        </w:rPr>
      </w:pPr>
      <w:ins w:id="2156" w:author="Ines" w:date="2022-06-09T10:23:00Z">
        <w:r>
          <w:rPr>
            <w:b/>
            <w:lang w:val="pt-BR"/>
          </w:rPr>
          <w:t xml:space="preserve">Número de </w:t>
        </w:r>
      </w:ins>
      <w:ins w:id="2157" w:author="Ines" w:date="2022-06-09T10:24:00Z">
        <w:r>
          <w:rPr>
            <w:b/>
            <w:lang w:val="pt-BR"/>
          </w:rPr>
          <w:t xml:space="preserve">usuários do sistema distribuído ao longo do tempo </w:t>
        </w:r>
        <w:r w:rsidR="00BB7279">
          <w:rPr>
            <w:b/>
            <w:lang w:val="pt-BR"/>
          </w:rPr>
          <w:t>–</w:t>
        </w:r>
        <w:r>
          <w:rPr>
            <w:b/>
            <w:lang w:val="pt-BR"/>
          </w:rPr>
          <w:t xml:space="preserve"> </w:t>
        </w:r>
        <w:r>
          <w:rPr>
            <w:bCs/>
            <w:lang w:val="pt-BR"/>
          </w:rPr>
          <w:t>A</w:t>
        </w:r>
        <w:r w:rsidR="00BB7279">
          <w:rPr>
            <w:bCs/>
            <w:lang w:val="pt-BR"/>
          </w:rPr>
          <w:t xml:space="preserve"> ideia é que o sistema a princípio atenda a todos os funcionários da empresa</w:t>
        </w:r>
      </w:ins>
      <w:ins w:id="2158" w:author="Ines" w:date="2022-06-09T10:25:00Z">
        <w:r w:rsidR="00F03013">
          <w:rPr>
            <w:bCs/>
            <w:lang w:val="pt-BR"/>
          </w:rPr>
          <w:t>, atualmente 5</w:t>
        </w:r>
      </w:ins>
      <w:ins w:id="2159" w:author="Ines" w:date="2022-06-09T10:27:00Z">
        <w:r w:rsidR="00494856">
          <w:rPr>
            <w:bCs/>
            <w:lang w:val="pt-BR"/>
          </w:rPr>
          <w:t>, todos como administradores</w:t>
        </w:r>
      </w:ins>
      <w:ins w:id="2160" w:author="Ines" w:date="2022-06-09T10:25:00Z">
        <w:r w:rsidR="00F54135">
          <w:rPr>
            <w:bCs/>
            <w:lang w:val="pt-BR"/>
          </w:rPr>
          <w:t xml:space="preserve">, e </w:t>
        </w:r>
      </w:ins>
      <w:ins w:id="2161" w:author="Ines" w:date="2022-06-09T10:28:00Z">
        <w:r w:rsidR="00F131C9">
          <w:rPr>
            <w:bCs/>
            <w:lang w:val="pt-BR"/>
          </w:rPr>
          <w:t>,</w:t>
        </w:r>
        <w:r w:rsidR="00482EA2">
          <w:rPr>
            <w:bCs/>
            <w:lang w:val="pt-BR"/>
          </w:rPr>
          <w:t>atualmente, 20</w:t>
        </w:r>
      </w:ins>
      <w:ins w:id="2162" w:author="Ines" w:date="2022-06-09T10:27:00Z">
        <w:r w:rsidR="00494856">
          <w:rPr>
            <w:bCs/>
            <w:lang w:val="pt-BR"/>
          </w:rPr>
          <w:t xml:space="preserve"> vendedores</w:t>
        </w:r>
        <w:r w:rsidR="00F131C9">
          <w:rPr>
            <w:bCs/>
            <w:u w:val="words"/>
            <w:lang w:val="pt-BR"/>
          </w:rPr>
          <w:t xml:space="preserve"> </w:t>
        </w:r>
      </w:ins>
      <w:ins w:id="2163" w:author="Ines" w:date="2022-06-09T10:28:00Z">
        <w:r w:rsidR="00F131C9">
          <w:rPr>
            <w:bCs/>
            <w:lang w:val="pt-BR"/>
          </w:rPr>
          <w:t>e compradores</w:t>
        </w:r>
        <w:r w:rsidR="00482EA2">
          <w:rPr>
            <w:bCs/>
            <w:lang w:val="pt-BR"/>
          </w:rPr>
          <w:t xml:space="preserve">, usuários </w:t>
        </w:r>
      </w:ins>
      <w:ins w:id="2164" w:author="Ines" w:date="2022-06-09T10:29:00Z">
        <w:r w:rsidR="009273B1">
          <w:rPr>
            <w:bCs/>
            <w:lang w:val="pt-BR"/>
          </w:rPr>
          <w:t>comuns.</w:t>
        </w:r>
      </w:ins>
      <w:del w:id="2165" w:author="Ines" w:date="2022-06-09T10:22:00Z">
        <w:r w:rsidR="003E6BDD" w:rsidRPr="00A44348" w:rsidDel="00EE7ECD">
          <w:rPr>
            <w:b/>
            <w:color w:val="0070C0"/>
            <w:lang w:val="pt-BR"/>
            <w:rPrChange w:id="2166" w:author="Ines" w:date="2022-06-09T10:14:00Z">
              <w:rPr>
                <w:b/>
                <w:color w:val="0070C0"/>
              </w:rPr>
            </w:rPrChange>
          </w:rPr>
          <w:delText xml:space="preserve">Número de usuários do sistema distribuído ao longo do tempo </w:delText>
        </w:r>
        <w:r w:rsidR="003E6BDD" w:rsidRPr="00A44348" w:rsidDel="00EE7ECD">
          <w:rPr>
            <w:color w:val="0070C0"/>
            <w:lang w:val="pt-BR"/>
            <w:rPrChange w:id="2167" w:author="Ines" w:date="2022-06-09T10:14:00Z">
              <w:rPr>
                <w:color w:val="0070C0"/>
              </w:rPr>
            </w:rPrChange>
          </w:rPr>
          <w:delText>– Atualmente a Empresa &amp; possui cerca de 2 mil funcionários na área T e cerca de 30 mil parceiros cadastrados. Planeja-se um</w:delText>
        </w:r>
      </w:del>
      <w:del w:id="2168" w:author="Ines" w:date="2022-06-09T10:21:00Z">
        <w:r w:rsidR="003E6BDD" w:rsidRPr="00A44348" w:rsidDel="00E9745A">
          <w:rPr>
            <w:color w:val="0070C0"/>
            <w:lang w:val="pt-BR"/>
            <w:rPrChange w:id="2169" w:author="Ines" w:date="2022-06-09T10:14:00Z">
              <w:rPr>
                <w:color w:val="0070C0"/>
              </w:rPr>
            </w:rPrChange>
          </w:rPr>
          <w:delText xml:space="preserve"> crescimento do número de parceiros em torno de 5% ao ano. Já o número de funcionários cresce a uma taxa menor, podendo variar entre 1% e 3% de crescimento anual.</w:delText>
        </w:r>
      </w:del>
    </w:p>
    <w:p w14:paraId="1705BABB" w14:textId="35C81F96" w:rsidR="00341B5B" w:rsidRPr="00A44348" w:rsidDel="00E9745A" w:rsidRDefault="003E6BDD">
      <w:pPr>
        <w:widowControl/>
        <w:numPr>
          <w:ilvl w:val="0"/>
          <w:numId w:val="2"/>
        </w:numPr>
        <w:pBdr>
          <w:top w:val="nil"/>
          <w:left w:val="nil"/>
          <w:bottom w:val="nil"/>
          <w:right w:val="nil"/>
          <w:between w:val="nil"/>
        </w:pBdr>
        <w:spacing w:line="240" w:lineRule="auto"/>
        <w:jc w:val="both"/>
        <w:rPr>
          <w:del w:id="2170" w:author="Ines" w:date="2022-06-09T10:21:00Z"/>
          <w:color w:val="0070C0"/>
          <w:lang w:val="pt-BR"/>
          <w:rPrChange w:id="2171" w:author="Ines" w:date="2022-06-09T10:14:00Z">
            <w:rPr>
              <w:del w:id="2172" w:author="Ines" w:date="2022-06-09T10:21:00Z"/>
              <w:color w:val="0070C0"/>
            </w:rPr>
          </w:rPrChange>
        </w:rPr>
      </w:pPr>
      <w:del w:id="2173" w:author="Ines" w:date="2022-06-09T10:21:00Z">
        <w:r w:rsidRPr="00A44348" w:rsidDel="00E9745A">
          <w:rPr>
            <w:b/>
            <w:color w:val="0070C0"/>
            <w:lang w:val="pt-BR"/>
            <w:rPrChange w:id="2174" w:author="Ines" w:date="2022-06-09T10:14:00Z">
              <w:rPr>
                <w:b/>
                <w:color w:val="0070C0"/>
              </w:rPr>
            </w:rPrChange>
          </w:rPr>
          <w:delText>Estimativas de transações com o banco de dados</w:delText>
        </w:r>
        <w:r w:rsidRPr="00A44348" w:rsidDel="00E9745A">
          <w:rPr>
            <w:color w:val="0070C0"/>
            <w:lang w:val="pt-BR"/>
            <w:rPrChange w:id="2175" w:author="Ines" w:date="2022-06-09T10:14:00Z">
              <w:rPr>
                <w:color w:val="0070C0"/>
              </w:rPr>
            </w:rPrChange>
          </w:rPr>
          <w:delText xml:space="preserve"> – Estima-se para o sistema que se tenha aproximadamente 800 mil operações de cadastro (consulta, alteração, inserção e exclusão) por ano. O crescimento destas operações não deve ultrapassar a 5% ao ano. </w:delText>
        </w:r>
      </w:del>
    </w:p>
    <w:p w14:paraId="51D94929" w14:textId="306E5076" w:rsidR="00341B5B" w:rsidRPr="00A44348" w:rsidDel="00E9745A" w:rsidRDefault="003E6BDD">
      <w:pPr>
        <w:widowControl/>
        <w:numPr>
          <w:ilvl w:val="0"/>
          <w:numId w:val="2"/>
        </w:numPr>
        <w:pBdr>
          <w:top w:val="nil"/>
          <w:left w:val="nil"/>
          <w:bottom w:val="nil"/>
          <w:right w:val="nil"/>
          <w:between w:val="nil"/>
        </w:pBdr>
        <w:spacing w:line="240" w:lineRule="auto"/>
        <w:jc w:val="both"/>
        <w:rPr>
          <w:del w:id="2176" w:author="Ines" w:date="2022-06-09T10:21:00Z"/>
          <w:color w:val="0070C0"/>
          <w:lang w:val="pt-BR"/>
          <w:rPrChange w:id="2177" w:author="Ines" w:date="2022-06-09T10:14:00Z">
            <w:rPr>
              <w:del w:id="2178" w:author="Ines" w:date="2022-06-09T10:21:00Z"/>
              <w:color w:val="0070C0"/>
            </w:rPr>
          </w:rPrChange>
        </w:rPr>
      </w:pPr>
      <w:del w:id="2179" w:author="Ines" w:date="2022-06-09T10:21:00Z">
        <w:r w:rsidRPr="00A44348" w:rsidDel="00E9745A">
          <w:rPr>
            <w:b/>
            <w:color w:val="0070C0"/>
            <w:lang w:val="pt-BR"/>
            <w:rPrChange w:id="2180" w:author="Ines" w:date="2022-06-09T10:14:00Z">
              <w:rPr>
                <w:b/>
                <w:color w:val="0070C0"/>
              </w:rPr>
            </w:rPrChange>
          </w:rPr>
          <w:lastRenderedPageBreak/>
          <w:delText xml:space="preserve">Quantidade de acessos simultâneos </w:delText>
        </w:r>
        <w:r w:rsidRPr="00A44348" w:rsidDel="00E9745A">
          <w:rPr>
            <w:color w:val="0070C0"/>
            <w:lang w:val="pt-BR"/>
            <w:rPrChange w:id="2181" w:author="Ines" w:date="2022-06-09T10:14:00Z">
              <w:rPr>
                <w:color w:val="0070C0"/>
              </w:rPr>
            </w:rPrChange>
          </w:rPr>
          <w:delText>– O sistema deve suportar até 1 mil usuários simultâneos e uma taxa de 1% de crescimento anual.</w:delText>
        </w:r>
      </w:del>
    </w:p>
    <w:p w14:paraId="17D890B3" w14:textId="48346F4D" w:rsidR="00341B5B" w:rsidRPr="00A44348" w:rsidDel="00E9745A" w:rsidRDefault="003E6BDD">
      <w:pPr>
        <w:widowControl/>
        <w:numPr>
          <w:ilvl w:val="0"/>
          <w:numId w:val="2"/>
        </w:numPr>
        <w:pBdr>
          <w:top w:val="nil"/>
          <w:left w:val="nil"/>
          <w:bottom w:val="nil"/>
          <w:right w:val="nil"/>
          <w:between w:val="nil"/>
        </w:pBdr>
        <w:spacing w:line="240" w:lineRule="auto"/>
        <w:jc w:val="both"/>
        <w:rPr>
          <w:del w:id="2182" w:author="Ines" w:date="2022-06-09T10:21:00Z"/>
          <w:color w:val="0070C0"/>
          <w:lang w:val="pt-BR"/>
          <w:rPrChange w:id="2183" w:author="Ines" w:date="2022-06-09T10:14:00Z">
            <w:rPr>
              <w:del w:id="2184" w:author="Ines" w:date="2022-06-09T10:21:00Z"/>
              <w:color w:val="0070C0"/>
            </w:rPr>
          </w:rPrChange>
        </w:rPr>
      </w:pPr>
      <w:del w:id="2185" w:author="Ines" w:date="2022-06-09T10:21:00Z">
        <w:r w:rsidRPr="00A44348" w:rsidDel="00E9745A">
          <w:rPr>
            <w:b/>
            <w:color w:val="0070C0"/>
            <w:lang w:val="pt-BR"/>
            <w:rPrChange w:id="2186" w:author="Ines" w:date="2022-06-09T10:14:00Z">
              <w:rPr>
                <w:b/>
                <w:color w:val="0070C0"/>
              </w:rPr>
            </w:rPrChange>
          </w:rPr>
          <w:delText xml:space="preserve">Quantidade de transações por segundo </w:delText>
        </w:r>
        <w:r w:rsidRPr="00A44348" w:rsidDel="00E9745A">
          <w:rPr>
            <w:color w:val="0070C0"/>
            <w:lang w:val="pt-BR"/>
            <w:rPrChange w:id="2187" w:author="Ines" w:date="2022-06-09T10:14:00Z">
              <w:rPr>
                <w:color w:val="0070C0"/>
              </w:rPr>
            </w:rPrChange>
          </w:rPr>
          <w:delText>– Supondo 21,5 milhões de operações com o banco anualmente. Extrapolando outras 21,5 milhões de operações que não acessam ao banco, tem-se cerca de 43/6,912 = 6,23 transações por segundo.</w:delText>
        </w:r>
      </w:del>
    </w:p>
    <w:p w14:paraId="6A33DE98" w14:textId="27648254" w:rsidR="00341B5B" w:rsidRPr="00A44348" w:rsidDel="00E9745A" w:rsidRDefault="003E6BDD">
      <w:pPr>
        <w:widowControl/>
        <w:numPr>
          <w:ilvl w:val="0"/>
          <w:numId w:val="2"/>
        </w:numPr>
        <w:pBdr>
          <w:top w:val="nil"/>
          <w:left w:val="nil"/>
          <w:bottom w:val="nil"/>
          <w:right w:val="nil"/>
          <w:between w:val="nil"/>
        </w:pBdr>
        <w:spacing w:line="240" w:lineRule="auto"/>
        <w:jc w:val="both"/>
        <w:rPr>
          <w:del w:id="2188" w:author="Ines" w:date="2022-06-09T10:21:00Z"/>
          <w:color w:val="0070C0"/>
          <w:lang w:val="pt-BR"/>
          <w:rPrChange w:id="2189" w:author="Ines" w:date="2022-06-09T10:14:00Z">
            <w:rPr>
              <w:del w:id="2190" w:author="Ines" w:date="2022-06-09T10:21:00Z"/>
              <w:color w:val="0070C0"/>
            </w:rPr>
          </w:rPrChange>
        </w:rPr>
      </w:pPr>
      <w:del w:id="2191" w:author="Ines" w:date="2022-06-09T10:21:00Z">
        <w:r w:rsidRPr="00A44348" w:rsidDel="00E9745A">
          <w:rPr>
            <w:b/>
            <w:color w:val="0070C0"/>
            <w:lang w:val="pt-BR"/>
            <w:rPrChange w:id="2192" w:author="Ines" w:date="2022-06-09T10:14:00Z">
              <w:rPr>
                <w:b/>
                <w:color w:val="0070C0"/>
              </w:rPr>
            </w:rPrChange>
          </w:rPr>
          <w:delText xml:space="preserve">Capacidade </w:delText>
        </w:r>
        <w:r w:rsidRPr="00A44348" w:rsidDel="00E9745A">
          <w:rPr>
            <w:color w:val="0070C0"/>
            <w:lang w:val="pt-BR"/>
            <w:rPrChange w:id="2193" w:author="Ines" w:date="2022-06-09T10:14:00Z">
              <w:rPr>
                <w:color w:val="0070C0"/>
              </w:rPr>
            </w:rPrChange>
          </w:rPr>
          <w:delText>– O sistema deve acomodar não simultaneamente os 32 mil usuários e simultaneamente os 7 mil usuários definidos anteriormente. Além disto, o sistema deve ter a capacidade de alocar recursos extras, proporcionais à taxa anual de crescimento de usuários.</w:delText>
        </w:r>
      </w:del>
    </w:p>
    <w:p w14:paraId="62EF5691" w14:textId="78C7723D" w:rsidR="00341B5B" w:rsidRPr="00A44348" w:rsidRDefault="003E6BDD">
      <w:pPr>
        <w:widowControl/>
        <w:numPr>
          <w:ilvl w:val="0"/>
          <w:numId w:val="2"/>
        </w:numPr>
        <w:pBdr>
          <w:top w:val="nil"/>
          <w:left w:val="nil"/>
          <w:bottom w:val="nil"/>
          <w:right w:val="nil"/>
          <w:between w:val="nil"/>
        </w:pBdr>
        <w:spacing w:line="240" w:lineRule="auto"/>
        <w:jc w:val="both"/>
        <w:rPr>
          <w:color w:val="0070C0"/>
          <w:lang w:val="pt-BR"/>
          <w:rPrChange w:id="2194" w:author="Ines" w:date="2022-06-09T10:14:00Z">
            <w:rPr>
              <w:color w:val="0070C0"/>
            </w:rPr>
          </w:rPrChange>
        </w:rPr>
      </w:pPr>
      <w:del w:id="2195" w:author="Ines" w:date="2022-06-09T10:21:00Z">
        <w:r w:rsidRPr="00A44348" w:rsidDel="00E9745A">
          <w:rPr>
            <w:b/>
            <w:color w:val="0070C0"/>
            <w:lang w:val="pt-BR"/>
            <w:rPrChange w:id="2196" w:author="Ines" w:date="2022-06-09T10:07:00Z">
              <w:rPr>
                <w:b/>
                <w:color w:val="0070C0"/>
              </w:rPr>
            </w:rPrChange>
          </w:rPr>
          <w:delText xml:space="preserve">Área de armazenamento </w:delText>
        </w:r>
        <w:r w:rsidRPr="00A44348" w:rsidDel="00E9745A">
          <w:rPr>
            <w:color w:val="0070C0"/>
            <w:lang w:val="pt-BR"/>
            <w:rPrChange w:id="2197" w:author="Ines" w:date="2022-06-09T10:07:00Z">
              <w:rPr>
                <w:color w:val="0070C0"/>
              </w:rPr>
            </w:rPrChange>
          </w:rPr>
          <w:delText>– Supondo que uma operação de cadastro, seja esta de Produto ou Serviço, ocupe 1024 bytes (1KB). Já uma operação de @ ou $ ocupa, em média, 10K. A área de armazenamento mínima anual deve ser de 11 GBytes para cadastros e outros 110Gbytes para @´s e $´s. A área de espaço ocupada não leva em conta o fonte do sistema e outros dados necessários ao sistema como banco  de regras, banco de técnicas de IC, banco de configurações de técnicas de IC, banco com os metadados do sistema, o Data Warehouse do sistema</w:delText>
        </w:r>
      </w:del>
      <w:del w:id="2198" w:author="Ines" w:date="2022-06-09T10:22:00Z">
        <w:r w:rsidRPr="00A44348" w:rsidDel="00EE7ECD">
          <w:rPr>
            <w:color w:val="0070C0"/>
            <w:lang w:val="pt-BR"/>
            <w:rPrChange w:id="2199" w:author="Ines" w:date="2022-06-09T10:07:00Z">
              <w:rPr>
                <w:color w:val="0070C0"/>
              </w:rPr>
            </w:rPrChange>
          </w:rPr>
          <w:delText xml:space="preserve">, entre outros. </w:delText>
        </w:r>
        <w:r w:rsidRPr="00A44348" w:rsidDel="00EE7ECD">
          <w:rPr>
            <w:color w:val="0070C0"/>
            <w:lang w:val="pt-BR"/>
            <w:rPrChange w:id="2200" w:author="Ines" w:date="2022-06-09T10:14:00Z">
              <w:rPr>
                <w:color w:val="0070C0"/>
              </w:rPr>
            </w:rPrChange>
          </w:rPr>
          <w:delText>Este espaço será definido na segunda fase do projeto, após a modelagem de dados.</w:delText>
        </w:r>
      </w:del>
    </w:p>
    <w:p w14:paraId="12D8E15B" w14:textId="77777777" w:rsidR="00341B5B" w:rsidRPr="00A44348" w:rsidRDefault="00341B5B">
      <w:pPr>
        <w:rPr>
          <w:lang w:val="pt-BR"/>
          <w:rPrChange w:id="2201" w:author="Ines" w:date="2022-06-09T10:14:00Z">
            <w:rPr/>
          </w:rPrChange>
        </w:rPr>
      </w:pPr>
    </w:p>
    <w:p w14:paraId="254A0A05" w14:textId="77777777" w:rsidR="00341B5B" w:rsidRDefault="003E6BDD">
      <w:pPr>
        <w:pStyle w:val="Ttulo2"/>
        <w:numPr>
          <w:ilvl w:val="1"/>
          <w:numId w:val="9"/>
        </w:numPr>
      </w:pPr>
      <w:bookmarkStart w:id="2202" w:name="_Toc105669274"/>
      <w:proofErr w:type="spellStart"/>
      <w:r>
        <w:t>Manutenibilidade</w:t>
      </w:r>
      <w:bookmarkEnd w:id="2202"/>
      <w:proofErr w:type="spellEnd"/>
    </w:p>
    <w:p w14:paraId="246F30DE" w14:textId="460D7F73" w:rsidR="00341B5B" w:rsidDel="009529E5" w:rsidRDefault="003E6BDD">
      <w:pPr>
        <w:widowControl/>
        <w:pBdr>
          <w:top w:val="nil"/>
          <w:left w:val="nil"/>
          <w:bottom w:val="nil"/>
          <w:right w:val="nil"/>
          <w:between w:val="nil"/>
        </w:pBdr>
        <w:spacing w:line="240" w:lineRule="auto"/>
        <w:jc w:val="both"/>
        <w:rPr>
          <w:del w:id="2203" w:author="Ines" w:date="2022-06-09T10:40:00Z"/>
          <w:color w:val="000000"/>
        </w:rPr>
        <w:pPrChange w:id="2204" w:author="Ines" w:date="2022-06-09T10:40:00Z">
          <w:pPr>
            <w:widowControl/>
            <w:pBdr>
              <w:top w:val="nil"/>
              <w:left w:val="nil"/>
              <w:bottom w:val="nil"/>
              <w:right w:val="nil"/>
              <w:between w:val="nil"/>
            </w:pBdr>
            <w:spacing w:line="240" w:lineRule="auto"/>
            <w:ind w:left="708"/>
            <w:jc w:val="both"/>
          </w:pPr>
        </w:pPrChange>
      </w:pPr>
      <w:del w:id="2205" w:author="Ines" w:date="2022-06-09T10:40:00Z">
        <w:r w:rsidRPr="00A44348" w:rsidDel="009529E5">
          <w:rPr>
            <w:color w:val="000000"/>
            <w:lang w:val="pt-BR"/>
            <w:rPrChange w:id="2206" w:author="Ines" w:date="2022-06-09T10:07:00Z">
              <w:rPr>
                <w:color w:val="000000"/>
              </w:rPr>
            </w:rPrChange>
          </w:rPr>
          <w:delText xml:space="preserve">São os requisitos que definem a capacidade do sistema de suportar mudanças, evoluções e  reparos. </w:delText>
        </w:r>
        <w:r w:rsidDel="009529E5">
          <w:rPr>
            <w:color w:val="000000"/>
          </w:rPr>
          <w:delText>Definem a testabilidade, extensibilidade, adaptabilidade, compatibilidade, entre outros.</w:delText>
        </w:r>
      </w:del>
    </w:p>
    <w:p w14:paraId="58B28053" w14:textId="77777777" w:rsidR="00341B5B" w:rsidRDefault="00341B5B">
      <w:pPr>
        <w:widowControl/>
        <w:pBdr>
          <w:top w:val="nil"/>
          <w:left w:val="nil"/>
          <w:bottom w:val="nil"/>
          <w:right w:val="nil"/>
          <w:between w:val="nil"/>
        </w:pBdr>
        <w:spacing w:line="240" w:lineRule="auto"/>
        <w:jc w:val="both"/>
        <w:rPr>
          <w:color w:val="000000"/>
        </w:rPr>
        <w:pPrChange w:id="2207" w:author="Ines" w:date="2022-06-09T10:40:00Z">
          <w:pPr>
            <w:widowControl/>
            <w:pBdr>
              <w:top w:val="nil"/>
              <w:left w:val="nil"/>
              <w:bottom w:val="nil"/>
              <w:right w:val="nil"/>
              <w:between w:val="nil"/>
            </w:pBdr>
            <w:spacing w:line="240" w:lineRule="auto"/>
            <w:ind w:left="624"/>
            <w:jc w:val="both"/>
          </w:pPr>
        </w:pPrChange>
      </w:pPr>
    </w:p>
    <w:p w14:paraId="52F1DB86" w14:textId="05EA54F0" w:rsidR="00341B5B" w:rsidRPr="009529E5" w:rsidRDefault="003E6BDD">
      <w:pPr>
        <w:widowControl/>
        <w:numPr>
          <w:ilvl w:val="0"/>
          <w:numId w:val="3"/>
        </w:numPr>
        <w:spacing w:line="240" w:lineRule="auto"/>
        <w:jc w:val="both"/>
        <w:rPr>
          <w:lang w:val="pt-BR"/>
          <w:rPrChange w:id="2208" w:author="Ines" w:date="2022-06-09T10:40:00Z">
            <w:rPr>
              <w:color w:val="0070C0"/>
            </w:rPr>
          </w:rPrChange>
        </w:rPr>
      </w:pPr>
      <w:r w:rsidRPr="009529E5">
        <w:rPr>
          <w:b/>
          <w:lang w:val="pt-BR"/>
          <w:rPrChange w:id="2209" w:author="Ines" w:date="2022-06-09T10:40:00Z">
            <w:rPr>
              <w:b/>
              <w:color w:val="0070C0"/>
            </w:rPr>
          </w:rPrChange>
        </w:rPr>
        <w:t xml:space="preserve">Padrões de programação </w:t>
      </w:r>
      <w:r w:rsidRPr="009529E5">
        <w:rPr>
          <w:lang w:val="pt-BR"/>
          <w:rPrChange w:id="2210" w:author="Ines" w:date="2022-06-09T10:40:00Z">
            <w:rPr>
              <w:color w:val="0070C0"/>
            </w:rPr>
          </w:rPrChange>
        </w:rPr>
        <w:t xml:space="preserve">– Será adotado e adaptado o </w:t>
      </w:r>
      <w:r w:rsidR="00A00AFA">
        <w:rPr>
          <w:lang w:val="pt-BR"/>
        </w:rPr>
        <w:t xml:space="preserve">Google C++ </w:t>
      </w:r>
      <w:proofErr w:type="spellStart"/>
      <w:r w:rsidR="00A00AFA">
        <w:rPr>
          <w:lang w:val="pt-BR"/>
        </w:rPr>
        <w:t>Style</w:t>
      </w:r>
      <w:proofErr w:type="spellEnd"/>
      <w:r w:rsidR="00A00AFA">
        <w:rPr>
          <w:lang w:val="pt-BR"/>
        </w:rPr>
        <w:t xml:space="preserve"> </w:t>
      </w:r>
      <w:proofErr w:type="spellStart"/>
      <w:r w:rsidR="00A00AFA">
        <w:rPr>
          <w:lang w:val="pt-BR"/>
        </w:rPr>
        <w:t>Guide</w:t>
      </w:r>
      <w:proofErr w:type="spellEnd"/>
      <w:del w:id="2211" w:author="Ines" w:date="2022-06-09T10:37:00Z">
        <w:r w:rsidRPr="009529E5" w:rsidDel="00880E60">
          <w:rPr>
            <w:lang w:val="pt-BR"/>
            <w:rPrChange w:id="2212" w:author="Ines" w:date="2022-06-09T10:40:00Z">
              <w:rPr>
                <w:color w:val="0070C0"/>
              </w:rPr>
            </w:rPrChange>
          </w:rPr>
          <w:delText>Java Programming Guideline</w:delText>
        </w:r>
      </w:del>
      <w:r w:rsidR="00432DC2">
        <w:rPr>
          <w:lang w:val="pt-BR"/>
        </w:rPr>
        <w:t xml:space="preserve"> </w:t>
      </w:r>
      <w:del w:id="2213" w:author="Ines" w:date="2022-06-09T10:37:00Z">
        <w:r w:rsidRPr="009529E5" w:rsidDel="00880E60">
          <w:rPr>
            <w:lang w:val="pt-BR"/>
            <w:rPrChange w:id="2214" w:author="Ines" w:date="2022-06-09T10:40:00Z">
              <w:rPr>
                <w:color w:val="0070C0"/>
              </w:rPr>
            </w:rPrChange>
          </w:rPr>
          <w:delText xml:space="preserve">, </w:delText>
        </w:r>
      </w:del>
      <w:r w:rsidRPr="009529E5">
        <w:rPr>
          <w:lang w:val="pt-BR"/>
          <w:rPrChange w:id="2215" w:author="Ines" w:date="2022-06-09T10:40:00Z">
            <w:rPr>
              <w:color w:val="0070C0"/>
            </w:rPr>
          </w:rPrChange>
        </w:rPr>
        <w:t>proposto p</w:t>
      </w:r>
      <w:r w:rsidR="00A00AFA">
        <w:rPr>
          <w:lang w:val="pt-BR"/>
        </w:rPr>
        <w:t>ela emprese google</w:t>
      </w:r>
    </w:p>
    <w:p w14:paraId="237F88AF" w14:textId="221DFD15" w:rsidR="00341B5B" w:rsidRPr="009529E5" w:rsidRDefault="003E6BDD">
      <w:pPr>
        <w:widowControl/>
        <w:numPr>
          <w:ilvl w:val="0"/>
          <w:numId w:val="3"/>
        </w:numPr>
        <w:pBdr>
          <w:top w:val="nil"/>
          <w:left w:val="nil"/>
          <w:bottom w:val="nil"/>
          <w:right w:val="nil"/>
          <w:between w:val="nil"/>
        </w:pBdr>
        <w:spacing w:line="240" w:lineRule="auto"/>
        <w:jc w:val="both"/>
        <w:rPr>
          <w:lang w:val="pt-BR"/>
          <w:rPrChange w:id="2216" w:author="Ines" w:date="2022-06-09T10:40:00Z">
            <w:rPr>
              <w:color w:val="0070C0"/>
            </w:rPr>
          </w:rPrChange>
        </w:rPr>
      </w:pPr>
      <w:r w:rsidRPr="009529E5">
        <w:rPr>
          <w:b/>
          <w:lang w:val="pt-BR"/>
          <w:rPrChange w:id="2217" w:author="Ines" w:date="2022-06-09T10:40:00Z">
            <w:rPr>
              <w:b/>
              <w:color w:val="0070C0"/>
            </w:rPr>
          </w:rPrChange>
        </w:rPr>
        <w:t xml:space="preserve">Padrões Gerais </w:t>
      </w:r>
      <w:r w:rsidRPr="009529E5">
        <w:rPr>
          <w:lang w:val="pt-BR"/>
          <w:rPrChange w:id="2218" w:author="Ines" w:date="2022-06-09T10:40:00Z">
            <w:rPr>
              <w:color w:val="0070C0"/>
            </w:rPr>
          </w:rPrChange>
        </w:rPr>
        <w:t xml:space="preserve">– </w:t>
      </w:r>
      <w:del w:id="2219" w:author="Ines" w:date="2022-06-09T10:40:00Z">
        <w:r w:rsidRPr="009529E5" w:rsidDel="009529E5">
          <w:rPr>
            <w:lang w:val="pt-BR"/>
            <w:rPrChange w:id="2220" w:author="Ines" w:date="2022-06-09T10:40:00Z">
              <w:rPr>
                <w:color w:val="0070C0"/>
              </w:rPr>
            </w:rPrChange>
          </w:rPr>
          <w:delText>Os layouts do sistema, por exemplo, Web ou DESKTOP, deve</w:delText>
        </w:r>
      </w:del>
      <w:ins w:id="2221" w:author="Ines" w:date="2022-06-09T10:40:00Z">
        <w:r w:rsidR="009529E5" w:rsidRPr="009529E5">
          <w:rPr>
            <w:lang w:val="pt-BR"/>
          </w:rPr>
          <w:t>Os layouts do sistema, por exemplo, Web ou DESKTOP, devem</w:t>
        </w:r>
      </w:ins>
      <w:r w:rsidRPr="009529E5">
        <w:rPr>
          <w:lang w:val="pt-BR"/>
          <w:rPrChange w:id="2222" w:author="Ines" w:date="2022-06-09T10:40:00Z">
            <w:rPr>
              <w:color w:val="0070C0"/>
            </w:rPr>
          </w:rPrChange>
        </w:rPr>
        <w:t xml:space="preserve"> seguir o mesmo padrão adotado para o sistema RTW da empresa XYZ, feito em Java.</w:t>
      </w:r>
    </w:p>
    <w:p w14:paraId="6EAB75B7" w14:textId="77777777" w:rsidR="00341B5B" w:rsidRPr="009529E5" w:rsidRDefault="003E6BDD">
      <w:pPr>
        <w:widowControl/>
        <w:pBdr>
          <w:top w:val="nil"/>
          <w:left w:val="nil"/>
          <w:bottom w:val="nil"/>
          <w:right w:val="nil"/>
          <w:between w:val="nil"/>
        </w:pBdr>
        <w:spacing w:line="240" w:lineRule="auto"/>
        <w:ind w:left="1068" w:firstLine="348"/>
        <w:jc w:val="both"/>
        <w:rPr>
          <w:lang w:val="pt-BR"/>
          <w:rPrChange w:id="2223" w:author="Ines" w:date="2022-06-09T10:40:00Z">
            <w:rPr>
              <w:color w:val="0070C0"/>
            </w:rPr>
          </w:rPrChange>
        </w:rPr>
      </w:pPr>
      <w:r w:rsidRPr="009529E5">
        <w:rPr>
          <w:lang w:val="pt-BR"/>
          <w:rPrChange w:id="2224" w:author="Ines" w:date="2022-06-09T10:40:00Z">
            <w:rPr>
              <w:color w:val="0070C0"/>
            </w:rPr>
          </w:rPrChange>
        </w:rPr>
        <w:t xml:space="preserve">A arquitetura do sistema será baseada no modelo MVC (Model </w:t>
      </w:r>
      <w:proofErr w:type="spellStart"/>
      <w:r w:rsidRPr="009529E5">
        <w:rPr>
          <w:lang w:val="pt-BR"/>
          <w:rPrChange w:id="2225" w:author="Ines" w:date="2022-06-09T10:40:00Z">
            <w:rPr>
              <w:color w:val="0070C0"/>
            </w:rPr>
          </w:rPrChange>
        </w:rPr>
        <w:t>View</w:t>
      </w:r>
      <w:proofErr w:type="spellEnd"/>
      <w:r w:rsidRPr="009529E5">
        <w:rPr>
          <w:lang w:val="pt-BR"/>
          <w:rPrChange w:id="2226" w:author="Ines" w:date="2022-06-09T10:40:00Z">
            <w:rPr>
              <w:color w:val="0070C0"/>
            </w:rPr>
          </w:rPrChange>
        </w:rPr>
        <w:t xml:space="preserve"> </w:t>
      </w:r>
      <w:proofErr w:type="spellStart"/>
      <w:r w:rsidRPr="009529E5">
        <w:rPr>
          <w:lang w:val="pt-BR"/>
          <w:rPrChange w:id="2227" w:author="Ines" w:date="2022-06-09T10:40:00Z">
            <w:rPr>
              <w:color w:val="0070C0"/>
            </w:rPr>
          </w:rPrChange>
        </w:rPr>
        <w:t>Controller</w:t>
      </w:r>
      <w:proofErr w:type="spellEnd"/>
      <w:r w:rsidRPr="009529E5">
        <w:rPr>
          <w:lang w:val="pt-BR"/>
          <w:rPrChange w:id="2228" w:author="Ines" w:date="2022-06-09T10:40:00Z">
            <w:rPr>
              <w:color w:val="0070C0"/>
            </w:rPr>
          </w:rPrChange>
        </w:rPr>
        <w:t>).</w:t>
      </w:r>
    </w:p>
    <w:p w14:paraId="64871E25" w14:textId="12DE4E6A" w:rsidR="004E7218" w:rsidRPr="009529E5" w:rsidRDefault="004E7218" w:rsidP="004E7218">
      <w:pPr>
        <w:widowControl/>
        <w:numPr>
          <w:ilvl w:val="0"/>
          <w:numId w:val="3"/>
        </w:numPr>
        <w:spacing w:line="240" w:lineRule="auto"/>
        <w:jc w:val="both"/>
        <w:textAlignment w:val="baseline"/>
        <w:rPr>
          <w:ins w:id="2229" w:author="Ines" w:date="2022-06-09T10:39:00Z"/>
          <w:lang w:val="pt-BR" w:eastAsia="pt-BR"/>
          <w:rPrChange w:id="2230" w:author="Ines" w:date="2022-06-09T10:40:00Z">
            <w:rPr>
              <w:ins w:id="2231" w:author="Ines" w:date="2022-06-09T10:39:00Z"/>
              <w:color w:val="000000" w:themeColor="text1"/>
              <w:lang w:val="pt-BR" w:eastAsia="pt-BR"/>
            </w:rPr>
          </w:rPrChange>
        </w:rPr>
      </w:pPr>
      <w:ins w:id="2232" w:author="Ines" w:date="2022-06-09T10:38:00Z">
        <w:r w:rsidRPr="009529E5">
          <w:rPr>
            <w:b/>
            <w:bCs/>
            <w:lang w:val="pt-BR" w:eastAsia="pt-BR"/>
            <w:rPrChange w:id="2233" w:author="Ines" w:date="2022-06-09T10:40:00Z">
              <w:rPr>
                <w:b/>
                <w:bCs/>
                <w:color w:val="000000" w:themeColor="text1"/>
                <w:lang w:eastAsia="pt-BR"/>
              </w:rPr>
            </w:rPrChange>
          </w:rPr>
          <w:t xml:space="preserve">Características de extensibilidade de linguagem adotada </w:t>
        </w:r>
        <w:r w:rsidRPr="009529E5">
          <w:rPr>
            <w:lang w:val="pt-BR" w:eastAsia="pt-BR"/>
            <w:rPrChange w:id="2234" w:author="Ines" w:date="2022-06-09T10:40:00Z">
              <w:rPr>
                <w:color w:val="000000" w:themeColor="text1"/>
                <w:lang w:eastAsia="pt-BR"/>
              </w:rPr>
            </w:rPrChange>
          </w:rPr>
          <w:t>– Implementando o software seguindo os guias, o projeto terá fácil extensibilidade devido a arquitetura do framework utilizado.</w:t>
        </w:r>
      </w:ins>
    </w:p>
    <w:p w14:paraId="428E1FAD" w14:textId="77777777" w:rsidR="00795297" w:rsidRPr="009529E5" w:rsidRDefault="00795297" w:rsidP="00795297">
      <w:pPr>
        <w:widowControl/>
        <w:numPr>
          <w:ilvl w:val="0"/>
          <w:numId w:val="3"/>
        </w:numPr>
        <w:spacing w:line="240" w:lineRule="auto"/>
        <w:jc w:val="both"/>
        <w:textAlignment w:val="baseline"/>
        <w:rPr>
          <w:ins w:id="2235" w:author="Ines" w:date="2022-06-09T10:39:00Z"/>
          <w:lang w:val="pt-BR" w:eastAsia="pt-BR"/>
          <w:rPrChange w:id="2236" w:author="Ines" w:date="2022-06-09T10:40:00Z">
            <w:rPr>
              <w:ins w:id="2237" w:author="Ines" w:date="2022-06-09T10:39:00Z"/>
              <w:color w:val="000000" w:themeColor="text1"/>
              <w:lang w:eastAsia="pt-BR"/>
            </w:rPr>
          </w:rPrChange>
        </w:rPr>
      </w:pPr>
      <w:ins w:id="2238" w:author="Ines" w:date="2022-06-09T10:39:00Z">
        <w:r w:rsidRPr="009529E5">
          <w:rPr>
            <w:b/>
            <w:bCs/>
            <w:lang w:val="pt-BR" w:eastAsia="pt-BR"/>
            <w:rPrChange w:id="2239" w:author="Ines" w:date="2022-06-09T10:40:00Z">
              <w:rPr>
                <w:b/>
                <w:bCs/>
                <w:color w:val="000000" w:themeColor="text1"/>
                <w:lang w:eastAsia="pt-BR"/>
              </w:rPr>
            </w:rPrChange>
          </w:rPr>
          <w:t>Facilidades de inicialização</w:t>
        </w:r>
        <w:r w:rsidRPr="009529E5">
          <w:rPr>
            <w:lang w:val="pt-BR" w:eastAsia="pt-BR"/>
            <w:rPrChange w:id="2240" w:author="Ines" w:date="2022-06-09T10:40:00Z">
              <w:rPr>
                <w:color w:val="000000" w:themeColor="text1"/>
                <w:lang w:eastAsia="pt-BR"/>
              </w:rPr>
            </w:rPrChange>
          </w:rPr>
          <w:t xml:space="preserve"> – O sistema deve ser de fácil inicialização e exigir pouco desempenho dos computadores nos quais serão instalados. Ressalta-se, ainda, que esta característica é fundamental, pois os usuários são pessoas com pouco conhecimento de informática.</w:t>
        </w:r>
      </w:ins>
    </w:p>
    <w:p w14:paraId="13320084" w14:textId="77777777" w:rsidR="008C2076" w:rsidRPr="009529E5" w:rsidRDefault="008C2076" w:rsidP="008C2076">
      <w:pPr>
        <w:pStyle w:val="PSDS-CorpodeTexto"/>
        <w:numPr>
          <w:ilvl w:val="0"/>
          <w:numId w:val="3"/>
        </w:numPr>
        <w:jc w:val="both"/>
        <w:rPr>
          <w:ins w:id="2241" w:author="Ines" w:date="2022-06-09T10:40:00Z"/>
          <w:rFonts w:ascii="Times New Roman" w:hAnsi="Times New Roman"/>
          <w:rPrChange w:id="2242" w:author="Ines" w:date="2022-06-09T10:40:00Z">
            <w:rPr>
              <w:ins w:id="2243" w:author="Ines" w:date="2022-06-09T10:40:00Z"/>
              <w:rFonts w:ascii="Times New Roman" w:hAnsi="Times New Roman"/>
              <w:color w:val="000000" w:themeColor="text1"/>
            </w:rPr>
          </w:rPrChange>
        </w:rPr>
      </w:pPr>
      <w:ins w:id="2244" w:author="Ines" w:date="2022-06-09T10:40:00Z">
        <w:r w:rsidRPr="009529E5">
          <w:rPr>
            <w:rFonts w:ascii="Times New Roman" w:hAnsi="Times New Roman"/>
            <w:b/>
            <w:bCs/>
            <w:rPrChange w:id="2245" w:author="Ines" w:date="2022-06-09T10:40:00Z">
              <w:rPr>
                <w:rFonts w:ascii="Times New Roman" w:hAnsi="Times New Roman"/>
                <w:b/>
                <w:bCs/>
                <w:color w:val="000000" w:themeColor="text1"/>
              </w:rPr>
            </w:rPrChange>
          </w:rPr>
          <w:t>Elaboração e Distribuição de novas versões</w:t>
        </w:r>
        <w:r w:rsidRPr="009529E5">
          <w:rPr>
            <w:rFonts w:ascii="Times New Roman" w:hAnsi="Times New Roman"/>
            <w:rPrChange w:id="2246" w:author="Ines" w:date="2022-06-09T10:40:00Z">
              <w:rPr>
                <w:rFonts w:ascii="Times New Roman" w:hAnsi="Times New Roman"/>
                <w:color w:val="000000" w:themeColor="text1"/>
              </w:rPr>
            </w:rPrChange>
          </w:rPr>
          <w:t xml:space="preserve"> – Deverá existir um gerenciamento para controlar a elaboração de novas versões do subsistema. Também deverá haver um controle para a distribuição das últimas versões para as partes interessadas. É sugerida a adoção do mecanismo de release da plataforma GitHub/</w:t>
        </w:r>
        <w:proofErr w:type="spellStart"/>
        <w:r w:rsidRPr="009529E5">
          <w:rPr>
            <w:rFonts w:ascii="Times New Roman" w:hAnsi="Times New Roman"/>
            <w:rPrChange w:id="2247" w:author="Ines" w:date="2022-06-09T10:40:00Z">
              <w:rPr>
                <w:rFonts w:ascii="Times New Roman" w:hAnsi="Times New Roman"/>
                <w:color w:val="000000" w:themeColor="text1"/>
              </w:rPr>
            </w:rPrChange>
          </w:rPr>
          <w:t>GitLab</w:t>
        </w:r>
        <w:proofErr w:type="spellEnd"/>
        <w:r w:rsidRPr="009529E5">
          <w:rPr>
            <w:rFonts w:ascii="Times New Roman" w:hAnsi="Times New Roman"/>
            <w:rPrChange w:id="2248" w:author="Ines" w:date="2022-06-09T10:40:00Z">
              <w:rPr>
                <w:rFonts w:ascii="Times New Roman" w:hAnsi="Times New Roman"/>
                <w:color w:val="000000" w:themeColor="text1"/>
              </w:rPr>
            </w:rPrChange>
          </w:rPr>
          <w:t>.</w:t>
        </w:r>
      </w:ins>
    </w:p>
    <w:p w14:paraId="784A7A2E" w14:textId="77777777" w:rsidR="009529E5" w:rsidRPr="009529E5" w:rsidRDefault="009529E5" w:rsidP="009529E5">
      <w:pPr>
        <w:pStyle w:val="PSDS-CorpodeTexto"/>
        <w:numPr>
          <w:ilvl w:val="0"/>
          <w:numId w:val="3"/>
        </w:numPr>
        <w:jc w:val="both"/>
        <w:rPr>
          <w:ins w:id="2249" w:author="Ines" w:date="2022-06-09T10:40:00Z"/>
          <w:b/>
          <w:bCs/>
          <w:rPrChange w:id="2250" w:author="Ines" w:date="2022-06-09T10:40:00Z">
            <w:rPr>
              <w:ins w:id="2251" w:author="Ines" w:date="2022-06-09T10:40:00Z"/>
              <w:b/>
              <w:bCs/>
              <w:color w:val="0070C0"/>
            </w:rPr>
          </w:rPrChange>
        </w:rPr>
      </w:pPr>
      <w:ins w:id="2252" w:author="Ines" w:date="2022-06-09T10:40:00Z">
        <w:r w:rsidRPr="009529E5">
          <w:rPr>
            <w:b/>
            <w:bCs/>
            <w:rPrChange w:id="2253" w:author="Ines" w:date="2022-06-09T10:40:00Z">
              <w:rPr>
                <w:b/>
                <w:bCs/>
                <w:color w:val="000000" w:themeColor="text1"/>
              </w:rPr>
            </w:rPrChange>
          </w:rPr>
          <w:t xml:space="preserve">Mídia e armazenamento </w:t>
        </w:r>
        <w:r w:rsidRPr="009529E5">
          <w:rPr>
            <w:rPrChange w:id="2254" w:author="Ines" w:date="2022-06-09T10:40:00Z">
              <w:rPr>
                <w:color w:val="000000" w:themeColor="text1"/>
              </w:rPr>
            </w:rPrChange>
          </w:rPr>
          <w:t xml:space="preserve">– Os dados do sistema serão armazenados em um banco de dados para que seja possível registrar as informações inseridas durante a execução do programa.  </w:t>
        </w:r>
      </w:ins>
    </w:p>
    <w:p w14:paraId="42CFED02" w14:textId="6DBC1BE5" w:rsidR="00341B5B" w:rsidRPr="00A44348" w:rsidDel="004E7218" w:rsidRDefault="003E6BDD">
      <w:pPr>
        <w:widowControl/>
        <w:numPr>
          <w:ilvl w:val="0"/>
          <w:numId w:val="3"/>
        </w:numPr>
        <w:spacing w:line="240" w:lineRule="auto"/>
        <w:jc w:val="both"/>
        <w:rPr>
          <w:del w:id="2255" w:author="Ines" w:date="2022-06-09T10:38:00Z"/>
          <w:color w:val="0070C0"/>
          <w:lang w:val="pt-BR"/>
          <w:rPrChange w:id="2256" w:author="Ines" w:date="2022-06-09T10:14:00Z">
            <w:rPr>
              <w:del w:id="2257" w:author="Ines" w:date="2022-06-09T10:38:00Z"/>
              <w:color w:val="0070C0"/>
            </w:rPr>
          </w:rPrChange>
        </w:rPr>
      </w:pPr>
      <w:del w:id="2258" w:author="Ines" w:date="2022-06-09T10:38:00Z">
        <w:r w:rsidRPr="00A44348" w:rsidDel="004E7218">
          <w:rPr>
            <w:b/>
            <w:color w:val="0070C0"/>
            <w:lang w:val="pt-BR"/>
            <w:rPrChange w:id="2259" w:author="Ines" w:date="2022-06-09T10:14:00Z">
              <w:rPr>
                <w:b/>
                <w:color w:val="0070C0"/>
              </w:rPr>
            </w:rPrChange>
          </w:rPr>
          <w:delText xml:space="preserve">Ferramentas de avaliação de impacto </w:delText>
        </w:r>
        <w:r w:rsidRPr="00A44348" w:rsidDel="004E7218">
          <w:rPr>
            <w:color w:val="0070C0"/>
            <w:lang w:val="pt-BR"/>
            <w:rPrChange w:id="2260" w:author="Ines" w:date="2022-06-09T10:14:00Z">
              <w:rPr>
                <w:color w:val="0070C0"/>
              </w:rPr>
            </w:rPrChange>
          </w:rPr>
          <w:delText>– Deverá ser adotado mecanismos propostos pela disciplina de Gerência de Configuração e Mudanças do RUP.</w:delText>
        </w:r>
      </w:del>
    </w:p>
    <w:p w14:paraId="3DC4458F" w14:textId="5316807E" w:rsidR="00341B5B" w:rsidRPr="00A44348" w:rsidDel="009529E5" w:rsidRDefault="003E6BDD">
      <w:pPr>
        <w:widowControl/>
        <w:numPr>
          <w:ilvl w:val="0"/>
          <w:numId w:val="3"/>
        </w:numPr>
        <w:spacing w:line="240" w:lineRule="auto"/>
        <w:jc w:val="both"/>
        <w:rPr>
          <w:del w:id="2261" w:author="Ines" w:date="2022-06-09T10:40:00Z"/>
          <w:color w:val="0070C0"/>
          <w:lang w:val="pt-BR"/>
          <w:rPrChange w:id="2262" w:author="Ines" w:date="2022-06-09T10:07:00Z">
            <w:rPr>
              <w:del w:id="2263" w:author="Ines" w:date="2022-06-09T10:40:00Z"/>
              <w:color w:val="0070C0"/>
            </w:rPr>
          </w:rPrChange>
        </w:rPr>
      </w:pPr>
      <w:del w:id="2264" w:author="Ines" w:date="2022-06-09T10:40:00Z">
        <w:r w:rsidRPr="00A44348" w:rsidDel="009529E5">
          <w:rPr>
            <w:b/>
            <w:color w:val="0070C0"/>
            <w:lang w:val="pt-BR"/>
            <w:rPrChange w:id="2265" w:author="Ines" w:date="2022-06-09T10:07:00Z">
              <w:rPr>
                <w:b/>
                <w:color w:val="0070C0"/>
              </w:rPr>
            </w:rPrChange>
          </w:rPr>
          <w:delText xml:space="preserve">Características de extensibilidade de linguagem adotada </w:delText>
        </w:r>
        <w:r w:rsidRPr="00A44348" w:rsidDel="009529E5">
          <w:rPr>
            <w:color w:val="0070C0"/>
            <w:lang w:val="pt-BR"/>
            <w:rPrChange w:id="2266" w:author="Ines" w:date="2022-06-09T10:07:00Z">
              <w:rPr>
                <w:color w:val="0070C0"/>
              </w:rPr>
            </w:rPrChange>
          </w:rPr>
          <w:delText>– Os componentes a serem desenvolvidos para o sistema devem possuir extensibilidade, ou seja, devem facilitar a adição de novas características que se fizerem necessárias.</w:delText>
        </w:r>
      </w:del>
    </w:p>
    <w:p w14:paraId="2DAD6501" w14:textId="32D560D1" w:rsidR="00341B5B" w:rsidRPr="00A44348" w:rsidDel="009529E5" w:rsidRDefault="003E6BDD">
      <w:pPr>
        <w:widowControl/>
        <w:numPr>
          <w:ilvl w:val="0"/>
          <w:numId w:val="3"/>
        </w:numPr>
        <w:spacing w:line="240" w:lineRule="auto"/>
        <w:jc w:val="both"/>
        <w:rPr>
          <w:del w:id="2267" w:author="Ines" w:date="2022-06-09T10:40:00Z"/>
          <w:color w:val="0070C0"/>
          <w:lang w:val="pt-BR"/>
          <w:rPrChange w:id="2268" w:author="Ines" w:date="2022-06-09T10:14:00Z">
            <w:rPr>
              <w:del w:id="2269" w:author="Ines" w:date="2022-06-09T10:40:00Z"/>
              <w:color w:val="0070C0"/>
            </w:rPr>
          </w:rPrChange>
        </w:rPr>
      </w:pPr>
      <w:del w:id="2270" w:author="Ines" w:date="2022-06-09T10:40:00Z">
        <w:r w:rsidRPr="00A44348" w:rsidDel="009529E5">
          <w:rPr>
            <w:b/>
            <w:color w:val="0070C0"/>
            <w:lang w:val="pt-BR"/>
            <w:rPrChange w:id="2271" w:author="Ines" w:date="2022-06-09T10:14:00Z">
              <w:rPr>
                <w:b/>
                <w:color w:val="0070C0"/>
              </w:rPr>
            </w:rPrChange>
          </w:rPr>
          <w:delText xml:space="preserve">Facilidades de instalação </w:delText>
        </w:r>
        <w:r w:rsidRPr="00A44348" w:rsidDel="009529E5">
          <w:rPr>
            <w:color w:val="0070C0"/>
            <w:lang w:val="pt-BR"/>
            <w:rPrChange w:id="2272" w:author="Ines" w:date="2022-06-09T10:14:00Z">
              <w:rPr>
                <w:color w:val="0070C0"/>
              </w:rPr>
            </w:rPrChange>
          </w:rPr>
          <w:delText>– O sistema deve possuir mecanismos de facilitação de instalação. Ressalta-se, ainda, que esta característica é fundamental, pois os usuários são pessoas com pouco conhecimento de informati</w:delText>
        </w:r>
        <w:r w:rsidRPr="00A44348" w:rsidDel="009529E5">
          <w:rPr>
            <w:i/>
            <w:color w:val="0070C0"/>
            <w:lang w:val="pt-BR"/>
            <w:rPrChange w:id="2273" w:author="Ines" w:date="2022-06-09T10:14:00Z">
              <w:rPr>
                <w:i/>
                <w:color w:val="0070C0"/>
              </w:rPr>
            </w:rPrChange>
          </w:rPr>
          <w:delText>ca</w:delText>
        </w:r>
        <w:r w:rsidRPr="00A44348" w:rsidDel="009529E5">
          <w:rPr>
            <w:color w:val="0070C0"/>
            <w:lang w:val="pt-BR"/>
            <w:rPrChange w:id="2274" w:author="Ines" w:date="2022-06-09T10:14:00Z">
              <w:rPr>
                <w:color w:val="0070C0"/>
              </w:rPr>
            </w:rPrChange>
          </w:rPr>
          <w:delText>. Assim, por exemplo, os módulos desktop dos cadastros devem possuir uma facilidade de instalação similar a do sistema RTW da empresa XYZ.</w:delText>
        </w:r>
      </w:del>
    </w:p>
    <w:p w14:paraId="700899F9" w14:textId="4925C0BD" w:rsidR="00341B5B" w:rsidRPr="00A44348" w:rsidDel="009529E5" w:rsidRDefault="003E6BDD">
      <w:pPr>
        <w:widowControl/>
        <w:numPr>
          <w:ilvl w:val="0"/>
          <w:numId w:val="3"/>
        </w:numPr>
        <w:spacing w:line="240" w:lineRule="auto"/>
        <w:jc w:val="both"/>
        <w:rPr>
          <w:del w:id="2275" w:author="Ines" w:date="2022-06-09T10:40:00Z"/>
          <w:color w:val="0070C0"/>
          <w:lang w:val="pt-BR"/>
          <w:rPrChange w:id="2276" w:author="Ines" w:date="2022-06-09T10:14:00Z">
            <w:rPr>
              <w:del w:id="2277" w:author="Ines" w:date="2022-06-09T10:40:00Z"/>
              <w:color w:val="0070C0"/>
            </w:rPr>
          </w:rPrChange>
        </w:rPr>
      </w:pPr>
      <w:del w:id="2278" w:author="Ines" w:date="2022-06-09T10:40:00Z">
        <w:r w:rsidRPr="00A44348" w:rsidDel="009529E5">
          <w:rPr>
            <w:b/>
            <w:color w:val="0070C0"/>
            <w:lang w:val="pt-BR"/>
            <w:rPrChange w:id="2279" w:author="Ines" w:date="2022-06-09T10:07:00Z">
              <w:rPr>
                <w:b/>
                <w:color w:val="0070C0"/>
              </w:rPr>
            </w:rPrChange>
          </w:rPr>
          <w:delText xml:space="preserve">Elaboração e Distribuição de novas versões </w:delText>
        </w:r>
        <w:r w:rsidRPr="00A44348" w:rsidDel="009529E5">
          <w:rPr>
            <w:color w:val="0070C0"/>
            <w:lang w:val="pt-BR"/>
            <w:rPrChange w:id="2280" w:author="Ines" w:date="2022-06-09T10:07:00Z">
              <w:rPr>
                <w:color w:val="0070C0"/>
              </w:rPr>
            </w:rPrChange>
          </w:rPr>
          <w:delText xml:space="preserve">– Deverá existir um gerenciamento para controlar a elaboração de novas versões do subsistema. </w:delText>
        </w:r>
        <w:r w:rsidRPr="00A44348" w:rsidDel="009529E5">
          <w:rPr>
            <w:color w:val="0070C0"/>
            <w:lang w:val="pt-BR"/>
            <w:rPrChange w:id="2281" w:author="Ines" w:date="2022-06-09T10:14:00Z">
              <w:rPr>
                <w:color w:val="0070C0"/>
              </w:rPr>
            </w:rPrChange>
          </w:rPr>
          <w:delText xml:space="preserve">Também deverá haver um controle para a distribuição </w:delText>
        </w:r>
        <w:r w:rsidRPr="00A44348" w:rsidDel="009529E5">
          <w:rPr>
            <w:color w:val="0070C0"/>
            <w:lang w:val="pt-BR"/>
            <w:rPrChange w:id="2282" w:author="Ines" w:date="2022-06-09T10:14:00Z">
              <w:rPr>
                <w:color w:val="0070C0"/>
              </w:rPr>
            </w:rPrChange>
          </w:rPr>
          <w:lastRenderedPageBreak/>
          <w:delText>das últimas versões para as partes interessadas. Poderá ser adotado mecanismos propostos pela disciplina de Gerência de Configuração e Mudanças do RUP.</w:delText>
        </w:r>
      </w:del>
    </w:p>
    <w:p w14:paraId="1507D1A8" w14:textId="3A1F0434" w:rsidR="00341B5B" w:rsidRPr="00A44348" w:rsidDel="009529E5" w:rsidRDefault="003E6BDD">
      <w:pPr>
        <w:widowControl/>
        <w:numPr>
          <w:ilvl w:val="0"/>
          <w:numId w:val="3"/>
        </w:numPr>
        <w:pBdr>
          <w:top w:val="nil"/>
          <w:left w:val="nil"/>
          <w:bottom w:val="nil"/>
          <w:right w:val="nil"/>
          <w:between w:val="nil"/>
        </w:pBdr>
        <w:spacing w:line="240" w:lineRule="auto"/>
        <w:jc w:val="both"/>
        <w:rPr>
          <w:del w:id="2283" w:author="Ines" w:date="2022-06-09T10:40:00Z"/>
          <w:color w:val="0070C0"/>
          <w:lang w:val="pt-BR"/>
          <w:rPrChange w:id="2284" w:author="Ines" w:date="2022-06-09T10:14:00Z">
            <w:rPr>
              <w:del w:id="2285" w:author="Ines" w:date="2022-06-09T10:40:00Z"/>
              <w:color w:val="0070C0"/>
            </w:rPr>
          </w:rPrChange>
        </w:rPr>
      </w:pPr>
      <w:del w:id="2286" w:author="Ines" w:date="2022-06-09T10:40:00Z">
        <w:r w:rsidRPr="00A44348" w:rsidDel="009529E5">
          <w:rPr>
            <w:b/>
            <w:color w:val="0070C0"/>
            <w:lang w:val="pt-BR"/>
            <w:rPrChange w:id="2287" w:author="Ines" w:date="2022-06-09T10:14:00Z">
              <w:rPr>
                <w:b/>
                <w:color w:val="0070C0"/>
              </w:rPr>
            </w:rPrChange>
          </w:rPr>
          <w:delText xml:space="preserve">Interoperabilidade </w:delText>
        </w:r>
        <w:r w:rsidRPr="00A44348" w:rsidDel="009529E5">
          <w:rPr>
            <w:color w:val="0070C0"/>
            <w:lang w:val="pt-BR"/>
            <w:rPrChange w:id="2288" w:author="Ines" w:date="2022-06-09T10:14:00Z">
              <w:rPr>
                <w:color w:val="0070C0"/>
              </w:rPr>
            </w:rPrChange>
          </w:rPr>
          <w:delText>– O sistema deve considerar dados de entrada e saída que são mantidos em sistemas externos, ou seja, sistemas que estão fora do domínio do sub-sistema. Assim, deverá haver interoperabilidade entre o sistema e sistemas legados. As regras para este inter-relacionamento deverão ser estabelecidas na próxima fase.</w:delText>
        </w:r>
      </w:del>
    </w:p>
    <w:p w14:paraId="6802D898" w14:textId="792D2035" w:rsidR="00341B5B" w:rsidRPr="00A44348" w:rsidDel="009529E5" w:rsidRDefault="003E6BDD">
      <w:pPr>
        <w:widowControl/>
        <w:numPr>
          <w:ilvl w:val="0"/>
          <w:numId w:val="3"/>
        </w:numPr>
        <w:pBdr>
          <w:top w:val="nil"/>
          <w:left w:val="nil"/>
          <w:bottom w:val="nil"/>
          <w:right w:val="nil"/>
          <w:between w:val="nil"/>
        </w:pBdr>
        <w:spacing w:line="240" w:lineRule="auto"/>
        <w:jc w:val="both"/>
        <w:rPr>
          <w:del w:id="2289" w:author="Ines" w:date="2022-06-09T10:40:00Z"/>
          <w:color w:val="0070C0"/>
          <w:lang w:val="pt-BR"/>
          <w:rPrChange w:id="2290" w:author="Ines" w:date="2022-06-09T10:14:00Z">
            <w:rPr>
              <w:del w:id="2291" w:author="Ines" w:date="2022-06-09T10:40:00Z"/>
              <w:color w:val="0070C0"/>
            </w:rPr>
          </w:rPrChange>
        </w:rPr>
      </w:pPr>
      <w:del w:id="2292" w:author="Ines" w:date="2022-06-09T10:40:00Z">
        <w:r w:rsidRPr="00A44348" w:rsidDel="009529E5">
          <w:rPr>
            <w:b/>
            <w:color w:val="0070C0"/>
            <w:lang w:val="pt-BR"/>
            <w:rPrChange w:id="2293" w:author="Ines" w:date="2022-06-09T10:14:00Z">
              <w:rPr>
                <w:b/>
                <w:color w:val="0070C0"/>
              </w:rPr>
            </w:rPrChange>
          </w:rPr>
          <w:delText xml:space="preserve">Mídia de Armazenamento </w:delText>
        </w:r>
        <w:r w:rsidRPr="00A44348" w:rsidDel="009529E5">
          <w:rPr>
            <w:color w:val="0070C0"/>
            <w:lang w:val="pt-BR"/>
            <w:rPrChange w:id="2294" w:author="Ines" w:date="2022-06-09T10:14:00Z">
              <w:rPr>
                <w:color w:val="0070C0"/>
              </w:rPr>
            </w:rPrChange>
          </w:rPr>
          <w:delText>– A mídia de armazenamento para os dados persistentes e temporários do sub-sistema serão discos rígidos (HD). Já para os dados de backup, a mídia será definida na próxima fase.</w:delText>
        </w:r>
      </w:del>
    </w:p>
    <w:p w14:paraId="503C32C2" w14:textId="77777777" w:rsidR="00341B5B" w:rsidRPr="00A44348" w:rsidRDefault="00341B5B">
      <w:pPr>
        <w:rPr>
          <w:lang w:val="pt-BR"/>
          <w:rPrChange w:id="2295" w:author="Ines" w:date="2022-06-09T10:14:00Z">
            <w:rPr/>
          </w:rPrChange>
        </w:rPr>
      </w:pPr>
    </w:p>
    <w:p w14:paraId="307419C3" w14:textId="4AD57E15" w:rsidR="00341B5B" w:rsidRDefault="003E6BDD">
      <w:pPr>
        <w:pStyle w:val="Ttulo2"/>
        <w:numPr>
          <w:ilvl w:val="1"/>
          <w:numId w:val="9"/>
        </w:numPr>
        <w:rPr>
          <w:ins w:id="2296" w:author="Ines" w:date="2022-06-09T10:33:00Z"/>
        </w:rPr>
      </w:pPr>
      <w:bookmarkStart w:id="2297" w:name="_Toc105669275"/>
      <w:proofErr w:type="spellStart"/>
      <w:r>
        <w:t>Portabilidade</w:t>
      </w:r>
      <w:bookmarkEnd w:id="2297"/>
      <w:proofErr w:type="spellEnd"/>
    </w:p>
    <w:p w14:paraId="7B52D8A5" w14:textId="77777777" w:rsidR="00405565" w:rsidRPr="008B4374" w:rsidRDefault="00405565">
      <w:pPr>
        <w:pPrChange w:id="2298" w:author="Ines" w:date="2022-06-09T10:33:00Z">
          <w:pPr>
            <w:pStyle w:val="Ttulo2"/>
            <w:numPr>
              <w:numId w:val="9"/>
            </w:numPr>
            <w:ind w:left="0" w:firstLine="0"/>
          </w:pPr>
        </w:pPrChange>
      </w:pPr>
    </w:p>
    <w:p w14:paraId="7C4F38FF" w14:textId="77777777" w:rsidR="00405565" w:rsidRDefault="00405565">
      <w:pPr>
        <w:pStyle w:val="NormalWeb"/>
        <w:numPr>
          <w:ilvl w:val="0"/>
          <w:numId w:val="30"/>
        </w:numPr>
        <w:spacing w:before="0" w:beforeAutospacing="0" w:after="0" w:afterAutospacing="0"/>
        <w:textAlignment w:val="baseline"/>
        <w:rPr>
          <w:ins w:id="2299" w:author="Ines" w:date="2022-06-09T10:33:00Z"/>
          <w:color w:val="000000"/>
          <w:sz w:val="20"/>
          <w:szCs w:val="20"/>
          <w:lang w:eastAsia="pt-BR"/>
        </w:rPr>
        <w:pPrChange w:id="2300" w:author="Ines" w:date="2022-06-09T10:33:00Z">
          <w:pPr>
            <w:pStyle w:val="NormalWeb"/>
            <w:numPr>
              <w:numId w:val="9"/>
            </w:numPr>
            <w:spacing w:before="0" w:beforeAutospacing="0" w:after="0" w:afterAutospacing="0"/>
            <w:textAlignment w:val="baseline"/>
          </w:pPr>
        </w:pPrChange>
      </w:pPr>
      <w:proofErr w:type="spellStart"/>
      <w:ins w:id="2301" w:author="Ines" w:date="2022-06-09T10:33:00Z">
        <w:r>
          <w:rPr>
            <w:color w:val="000000"/>
            <w:sz w:val="20"/>
            <w:szCs w:val="20"/>
          </w:rPr>
          <w:t>Linguagem</w:t>
        </w:r>
        <w:proofErr w:type="spellEnd"/>
        <w:r>
          <w:rPr>
            <w:color w:val="000000"/>
            <w:sz w:val="20"/>
            <w:szCs w:val="20"/>
          </w:rPr>
          <w:t xml:space="preserve"> de </w:t>
        </w:r>
        <w:proofErr w:type="spellStart"/>
        <w:r>
          <w:rPr>
            <w:color w:val="000000"/>
            <w:sz w:val="20"/>
            <w:szCs w:val="20"/>
          </w:rPr>
          <w:t>programação</w:t>
        </w:r>
        <w:proofErr w:type="spellEnd"/>
        <w:r>
          <w:rPr>
            <w:color w:val="000000"/>
            <w:sz w:val="20"/>
            <w:szCs w:val="20"/>
          </w:rPr>
          <w:t xml:space="preserve"> – C++;</w:t>
        </w:r>
      </w:ins>
    </w:p>
    <w:p w14:paraId="064A7704" w14:textId="77777777" w:rsidR="00405565" w:rsidRDefault="00405565">
      <w:pPr>
        <w:pStyle w:val="NormalWeb"/>
        <w:numPr>
          <w:ilvl w:val="0"/>
          <w:numId w:val="30"/>
        </w:numPr>
        <w:spacing w:before="0" w:beforeAutospacing="0" w:after="0" w:afterAutospacing="0"/>
        <w:textAlignment w:val="baseline"/>
        <w:rPr>
          <w:ins w:id="2302" w:author="Ines" w:date="2022-06-09T10:33:00Z"/>
          <w:color w:val="000000"/>
          <w:sz w:val="20"/>
          <w:szCs w:val="20"/>
        </w:rPr>
        <w:pPrChange w:id="2303" w:author="Ines" w:date="2022-06-09T10:33:00Z">
          <w:pPr>
            <w:pStyle w:val="NormalWeb"/>
            <w:numPr>
              <w:numId w:val="9"/>
            </w:numPr>
            <w:spacing w:before="0" w:beforeAutospacing="0" w:after="0" w:afterAutospacing="0"/>
            <w:textAlignment w:val="baseline"/>
          </w:pPr>
        </w:pPrChange>
      </w:pPr>
      <w:ins w:id="2304" w:author="Ines" w:date="2022-06-09T10:33:00Z">
        <w:r>
          <w:rPr>
            <w:color w:val="000000"/>
            <w:sz w:val="20"/>
            <w:szCs w:val="20"/>
          </w:rPr>
          <w:t>Framework – Qt;</w:t>
        </w:r>
      </w:ins>
    </w:p>
    <w:p w14:paraId="71C488FA" w14:textId="31E480F6" w:rsidR="00405565" w:rsidRDefault="00405565" w:rsidP="00405565">
      <w:pPr>
        <w:pStyle w:val="NormalWeb"/>
        <w:numPr>
          <w:ilvl w:val="0"/>
          <w:numId w:val="30"/>
        </w:numPr>
        <w:spacing w:before="0" w:beforeAutospacing="0" w:after="0" w:afterAutospacing="0"/>
        <w:textAlignment w:val="baseline"/>
        <w:rPr>
          <w:ins w:id="2305" w:author="Ines" w:date="2022-06-09T10:33:00Z"/>
          <w:color w:val="000000"/>
          <w:sz w:val="20"/>
          <w:szCs w:val="20"/>
        </w:rPr>
      </w:pPr>
      <w:ins w:id="2306" w:author="Ines" w:date="2022-06-09T10:33:00Z">
        <w:r>
          <w:rPr>
            <w:color w:val="000000"/>
            <w:sz w:val="20"/>
            <w:szCs w:val="20"/>
          </w:rPr>
          <w:t xml:space="preserve">Banco de dados – </w:t>
        </w:r>
      </w:ins>
      <w:proofErr w:type="spellStart"/>
      <w:ins w:id="2307" w:author="Ines" w:date="2022-06-09T10:35:00Z">
        <w:r w:rsidR="002D6471" w:rsidRPr="002D6471">
          <w:rPr>
            <w:color w:val="000000"/>
            <w:sz w:val="20"/>
            <w:szCs w:val="20"/>
          </w:rPr>
          <w:t>postgresql</w:t>
        </w:r>
      </w:ins>
      <w:proofErr w:type="spellEnd"/>
      <w:ins w:id="2308" w:author="Ines" w:date="2022-06-09T10:33:00Z">
        <w:r>
          <w:rPr>
            <w:color w:val="000000"/>
            <w:sz w:val="20"/>
            <w:szCs w:val="20"/>
          </w:rPr>
          <w:t>;</w:t>
        </w:r>
      </w:ins>
    </w:p>
    <w:p w14:paraId="50BB19B9" w14:textId="174ECA99" w:rsidR="00405565" w:rsidRPr="00405565" w:rsidRDefault="00405565">
      <w:pPr>
        <w:pStyle w:val="NormalWeb"/>
        <w:numPr>
          <w:ilvl w:val="0"/>
          <w:numId w:val="30"/>
        </w:numPr>
        <w:spacing w:before="0" w:beforeAutospacing="0" w:after="0" w:afterAutospacing="0"/>
        <w:textAlignment w:val="baseline"/>
        <w:rPr>
          <w:ins w:id="2309" w:author="Ines" w:date="2022-06-09T10:33:00Z"/>
          <w:color w:val="000000"/>
          <w:sz w:val="20"/>
          <w:szCs w:val="20"/>
          <w:lang w:val="pt-BR"/>
          <w:rPrChange w:id="2310" w:author="Ines" w:date="2022-06-09T10:33:00Z">
            <w:rPr>
              <w:ins w:id="2311" w:author="Ines" w:date="2022-06-09T10:33:00Z"/>
              <w:color w:val="000000"/>
              <w:sz w:val="20"/>
              <w:szCs w:val="20"/>
            </w:rPr>
          </w:rPrChange>
        </w:rPr>
        <w:pPrChange w:id="2312" w:author="Ines" w:date="2022-06-09T10:33:00Z">
          <w:pPr>
            <w:pStyle w:val="NormalWeb"/>
            <w:numPr>
              <w:numId w:val="9"/>
            </w:numPr>
            <w:spacing w:before="0" w:beforeAutospacing="0" w:after="0" w:afterAutospacing="0"/>
            <w:textAlignment w:val="baseline"/>
          </w:pPr>
        </w:pPrChange>
      </w:pPr>
      <w:ins w:id="2313" w:author="Ines" w:date="2022-06-09T10:33:00Z">
        <w:r w:rsidRPr="00632578">
          <w:rPr>
            <w:color w:val="000000"/>
            <w:sz w:val="20"/>
            <w:szCs w:val="20"/>
            <w:lang w:val="pt-BR"/>
          </w:rPr>
          <w:t xml:space="preserve">Sistema Operacional – Windows </w:t>
        </w:r>
        <w:r>
          <w:rPr>
            <w:color w:val="000000"/>
            <w:sz w:val="20"/>
            <w:szCs w:val="20"/>
            <w:lang w:val="pt-BR"/>
          </w:rPr>
          <w:t>10</w:t>
        </w:r>
        <w:r w:rsidRPr="00632578">
          <w:rPr>
            <w:color w:val="000000"/>
            <w:sz w:val="20"/>
            <w:szCs w:val="20"/>
            <w:lang w:val="pt-BR"/>
          </w:rPr>
          <w:t xml:space="preserve"> e versões posteriores;</w:t>
        </w:r>
      </w:ins>
    </w:p>
    <w:p w14:paraId="710D2D25" w14:textId="0604FAE1" w:rsidR="00341B5B" w:rsidRPr="00A44348" w:rsidDel="00405565" w:rsidRDefault="003E6BDD" w:rsidP="00405565">
      <w:pPr>
        <w:widowControl/>
        <w:pBdr>
          <w:top w:val="nil"/>
          <w:left w:val="nil"/>
          <w:bottom w:val="nil"/>
          <w:right w:val="nil"/>
          <w:between w:val="nil"/>
        </w:pBdr>
        <w:spacing w:line="240" w:lineRule="auto"/>
        <w:ind w:left="708"/>
        <w:jc w:val="both"/>
        <w:rPr>
          <w:del w:id="2314" w:author="Ines" w:date="2022-06-09T10:33:00Z"/>
          <w:color w:val="000000"/>
          <w:lang w:val="pt-BR"/>
          <w:rPrChange w:id="2315" w:author="Ines" w:date="2022-06-09T10:07:00Z">
            <w:rPr>
              <w:del w:id="2316" w:author="Ines" w:date="2022-06-09T10:33:00Z"/>
              <w:color w:val="000000"/>
            </w:rPr>
          </w:rPrChange>
        </w:rPr>
      </w:pPr>
      <w:del w:id="2317" w:author="Ines" w:date="2022-06-09T10:33:00Z">
        <w:r w:rsidRPr="00A44348" w:rsidDel="00405565">
          <w:rPr>
            <w:color w:val="000000"/>
            <w:lang w:val="pt-BR"/>
            <w:rPrChange w:id="2318" w:author="Ines" w:date="2022-06-09T10:07:00Z">
              <w:rPr>
                <w:color w:val="000000"/>
              </w:rPr>
            </w:rPrChange>
          </w:rPr>
          <w:delText xml:space="preserve">Descreve-se aqui restricões relacionadas a infra-estrutura tecnológica necessária para o desenvolvimento, implantacão e a utilização do sistema. </w:delText>
        </w:r>
      </w:del>
    </w:p>
    <w:p w14:paraId="2189E672" w14:textId="56DEE75A" w:rsidR="00341B5B" w:rsidRPr="00A44348" w:rsidDel="00405565" w:rsidRDefault="00341B5B">
      <w:pPr>
        <w:widowControl/>
        <w:pBdr>
          <w:top w:val="nil"/>
          <w:left w:val="nil"/>
          <w:bottom w:val="nil"/>
          <w:right w:val="nil"/>
          <w:between w:val="nil"/>
        </w:pBdr>
        <w:spacing w:line="240" w:lineRule="auto"/>
        <w:ind w:left="708"/>
        <w:jc w:val="both"/>
        <w:rPr>
          <w:del w:id="2319" w:author="Ines" w:date="2022-06-09T10:33:00Z"/>
          <w:color w:val="000000"/>
          <w:lang w:val="pt-BR"/>
          <w:rPrChange w:id="2320" w:author="Ines" w:date="2022-06-09T10:07:00Z">
            <w:rPr>
              <w:del w:id="2321" w:author="Ines" w:date="2022-06-09T10:33:00Z"/>
              <w:color w:val="000000"/>
            </w:rPr>
          </w:rPrChange>
        </w:rPr>
      </w:pPr>
    </w:p>
    <w:p w14:paraId="425A5C96" w14:textId="7D85F999" w:rsidR="00341B5B" w:rsidRPr="00A44348" w:rsidDel="00405565" w:rsidRDefault="003E6BDD">
      <w:pPr>
        <w:widowControl/>
        <w:pBdr>
          <w:top w:val="nil"/>
          <w:left w:val="nil"/>
          <w:bottom w:val="nil"/>
          <w:right w:val="nil"/>
          <w:between w:val="nil"/>
        </w:pBdr>
        <w:spacing w:line="240" w:lineRule="auto"/>
        <w:ind w:left="708"/>
        <w:jc w:val="both"/>
        <w:rPr>
          <w:del w:id="2322" w:author="Ines" w:date="2022-06-09T10:33:00Z"/>
          <w:color w:val="0070C0"/>
          <w:lang w:val="pt-BR"/>
          <w:rPrChange w:id="2323" w:author="Ines" w:date="2022-06-09T10:14:00Z">
            <w:rPr>
              <w:del w:id="2324" w:author="Ines" w:date="2022-06-09T10:33:00Z"/>
              <w:color w:val="0070C0"/>
            </w:rPr>
          </w:rPrChange>
        </w:rPr>
      </w:pPr>
      <w:del w:id="2325" w:author="Ines" w:date="2022-06-09T10:33:00Z">
        <w:r w:rsidRPr="00A44348" w:rsidDel="00405565">
          <w:rPr>
            <w:color w:val="0070C0"/>
            <w:lang w:val="pt-BR"/>
            <w:rPrChange w:id="2326" w:author="Ines" w:date="2022-06-09T10:14:00Z">
              <w:rPr>
                <w:color w:val="0070C0"/>
              </w:rPr>
            </w:rPrChange>
          </w:rPr>
          <w:delText>Por exemplo:</w:delText>
        </w:r>
      </w:del>
    </w:p>
    <w:p w14:paraId="1F9EB0AC" w14:textId="0A9C687F" w:rsidR="00341B5B" w:rsidRPr="00A44348" w:rsidDel="00405565" w:rsidRDefault="003E6BDD">
      <w:pPr>
        <w:widowControl/>
        <w:pBdr>
          <w:top w:val="nil"/>
          <w:left w:val="nil"/>
          <w:bottom w:val="nil"/>
          <w:right w:val="nil"/>
          <w:between w:val="nil"/>
        </w:pBdr>
        <w:spacing w:line="240" w:lineRule="auto"/>
        <w:ind w:left="1416"/>
        <w:rPr>
          <w:del w:id="2327" w:author="Ines" w:date="2022-06-09T10:33:00Z"/>
          <w:color w:val="0070C0"/>
          <w:lang w:val="pt-BR"/>
          <w:rPrChange w:id="2328" w:author="Ines" w:date="2022-06-09T10:14:00Z">
            <w:rPr>
              <w:del w:id="2329" w:author="Ines" w:date="2022-06-09T10:33:00Z"/>
              <w:color w:val="0070C0"/>
            </w:rPr>
          </w:rPrChange>
        </w:rPr>
      </w:pPr>
      <w:del w:id="2330" w:author="Ines" w:date="2022-06-09T10:33:00Z">
        <w:r w:rsidRPr="00A44348" w:rsidDel="00405565">
          <w:rPr>
            <w:color w:val="0070C0"/>
            <w:lang w:val="pt-BR"/>
            <w:rPrChange w:id="2331" w:author="Ines" w:date="2022-06-09T10:14:00Z">
              <w:rPr>
                <w:color w:val="0070C0"/>
              </w:rPr>
            </w:rPrChange>
          </w:rPr>
          <w:delText>• Linguagem de programação – Java, HTML e JavaScript;</w:delText>
        </w:r>
      </w:del>
    </w:p>
    <w:p w14:paraId="25EC8995" w14:textId="11F184FA" w:rsidR="00341B5B" w:rsidRPr="00A44348" w:rsidDel="00405565" w:rsidRDefault="003E6BDD">
      <w:pPr>
        <w:widowControl/>
        <w:pBdr>
          <w:top w:val="nil"/>
          <w:left w:val="nil"/>
          <w:bottom w:val="nil"/>
          <w:right w:val="nil"/>
          <w:between w:val="nil"/>
        </w:pBdr>
        <w:spacing w:line="240" w:lineRule="auto"/>
        <w:ind w:left="1416"/>
        <w:rPr>
          <w:del w:id="2332" w:author="Ines" w:date="2022-06-09T10:33:00Z"/>
          <w:color w:val="0070C0"/>
          <w:lang w:val="pt-BR"/>
          <w:rPrChange w:id="2333" w:author="Ines" w:date="2022-06-09T10:14:00Z">
            <w:rPr>
              <w:del w:id="2334" w:author="Ines" w:date="2022-06-09T10:33:00Z"/>
              <w:color w:val="0070C0"/>
            </w:rPr>
          </w:rPrChange>
        </w:rPr>
      </w:pPr>
      <w:del w:id="2335" w:author="Ines" w:date="2022-06-09T10:33:00Z">
        <w:r w:rsidRPr="00A44348" w:rsidDel="00405565">
          <w:rPr>
            <w:color w:val="0070C0"/>
            <w:lang w:val="pt-BR"/>
            <w:rPrChange w:id="2336" w:author="Ines" w:date="2022-06-09T10:14:00Z">
              <w:rPr>
                <w:color w:val="0070C0"/>
              </w:rPr>
            </w:rPrChange>
          </w:rPr>
          <w:delText>• Banco de dados – Oracle 10g;</w:delText>
        </w:r>
      </w:del>
    </w:p>
    <w:p w14:paraId="7E66DD76" w14:textId="500C767F" w:rsidR="00341B5B" w:rsidRPr="00A44348" w:rsidDel="00405565" w:rsidRDefault="003E6BDD">
      <w:pPr>
        <w:widowControl/>
        <w:pBdr>
          <w:top w:val="nil"/>
          <w:left w:val="nil"/>
          <w:bottom w:val="nil"/>
          <w:right w:val="nil"/>
          <w:between w:val="nil"/>
        </w:pBdr>
        <w:spacing w:line="240" w:lineRule="auto"/>
        <w:ind w:left="1416"/>
        <w:jc w:val="both"/>
        <w:rPr>
          <w:del w:id="2337" w:author="Ines" w:date="2022-06-09T10:33:00Z"/>
          <w:color w:val="0070C0"/>
          <w:lang w:val="pt-BR"/>
          <w:rPrChange w:id="2338" w:author="Ines" w:date="2022-06-09T10:14:00Z">
            <w:rPr>
              <w:del w:id="2339" w:author="Ines" w:date="2022-06-09T10:33:00Z"/>
              <w:color w:val="0070C0"/>
            </w:rPr>
          </w:rPrChange>
        </w:rPr>
      </w:pPr>
      <w:del w:id="2340" w:author="Ines" w:date="2022-06-09T10:33:00Z">
        <w:r w:rsidRPr="00A44348" w:rsidDel="00405565">
          <w:rPr>
            <w:color w:val="0070C0"/>
            <w:lang w:val="pt-BR"/>
            <w:rPrChange w:id="2341" w:author="Ines" w:date="2022-06-09T10:14:00Z">
              <w:rPr>
                <w:color w:val="0070C0"/>
              </w:rPr>
            </w:rPrChange>
          </w:rPr>
          <w:delText>• Servidor de Aplicação – JBoss;</w:delText>
        </w:r>
      </w:del>
    </w:p>
    <w:p w14:paraId="4B4AEAE2" w14:textId="482AAA75" w:rsidR="00341B5B" w:rsidRPr="00A44348" w:rsidDel="00405565" w:rsidRDefault="003E6BDD">
      <w:pPr>
        <w:widowControl/>
        <w:pBdr>
          <w:top w:val="nil"/>
          <w:left w:val="nil"/>
          <w:bottom w:val="nil"/>
          <w:right w:val="nil"/>
          <w:between w:val="nil"/>
        </w:pBdr>
        <w:spacing w:line="240" w:lineRule="auto"/>
        <w:ind w:left="1416"/>
        <w:jc w:val="both"/>
        <w:rPr>
          <w:del w:id="2342" w:author="Ines" w:date="2022-06-09T10:33:00Z"/>
          <w:color w:val="0070C0"/>
          <w:lang w:val="pt-BR"/>
          <w:rPrChange w:id="2343" w:author="Ines" w:date="2022-06-09T10:14:00Z">
            <w:rPr>
              <w:del w:id="2344" w:author="Ines" w:date="2022-06-09T10:33:00Z"/>
              <w:color w:val="0070C0"/>
            </w:rPr>
          </w:rPrChange>
        </w:rPr>
      </w:pPr>
      <w:del w:id="2345" w:author="Ines" w:date="2022-06-09T10:33:00Z">
        <w:r w:rsidRPr="00A44348" w:rsidDel="00405565">
          <w:rPr>
            <w:color w:val="0070C0"/>
            <w:lang w:val="pt-BR"/>
            <w:rPrChange w:id="2346" w:author="Ines" w:date="2022-06-09T10:14:00Z">
              <w:rPr>
                <w:color w:val="0070C0"/>
              </w:rPr>
            </w:rPrChange>
          </w:rPr>
          <w:delText>• Sistema Operacional – RedHat 5.0 e</w:delText>
        </w:r>
      </w:del>
    </w:p>
    <w:p w14:paraId="1421B30D" w14:textId="776ECD1A" w:rsidR="00341B5B" w:rsidRPr="00A44348" w:rsidDel="00405565" w:rsidRDefault="003E6BDD">
      <w:pPr>
        <w:widowControl/>
        <w:pBdr>
          <w:top w:val="nil"/>
          <w:left w:val="nil"/>
          <w:bottom w:val="nil"/>
          <w:right w:val="nil"/>
          <w:between w:val="nil"/>
        </w:pBdr>
        <w:spacing w:line="240" w:lineRule="auto"/>
        <w:ind w:left="1416"/>
        <w:jc w:val="both"/>
        <w:rPr>
          <w:del w:id="2347" w:author="Ines" w:date="2022-06-09T10:33:00Z"/>
          <w:color w:val="0070C0"/>
          <w:lang w:val="pt-BR"/>
          <w:rPrChange w:id="2348" w:author="Ines" w:date="2022-06-09T10:14:00Z">
            <w:rPr>
              <w:del w:id="2349" w:author="Ines" w:date="2022-06-09T10:33:00Z"/>
              <w:color w:val="0070C0"/>
            </w:rPr>
          </w:rPrChange>
        </w:rPr>
      </w:pPr>
      <w:del w:id="2350" w:author="Ines" w:date="2022-06-09T10:33:00Z">
        <w:r w:rsidRPr="00A44348" w:rsidDel="00405565">
          <w:rPr>
            <w:color w:val="0070C0"/>
            <w:lang w:val="pt-BR"/>
            <w:rPrChange w:id="2351" w:author="Ines" w:date="2022-06-09T10:14:00Z">
              <w:rPr>
                <w:color w:val="0070C0"/>
              </w:rPr>
            </w:rPrChange>
          </w:rPr>
          <w:delText xml:space="preserve">• Configuração de Hardware, Software Básico, Rede de Comunicação de Dados e Instalações Físicas para o desenvolvimento, as simulações e os testes do sistema na UFOP em conjunto com os representantes da empresa XYZ – A ser definido posteriormente. </w:delText>
        </w:r>
      </w:del>
    </w:p>
    <w:p w14:paraId="6BDEB01E" w14:textId="70BF5AC0" w:rsidR="00341B5B" w:rsidRPr="00A44348" w:rsidDel="00405565" w:rsidRDefault="00341B5B">
      <w:pPr>
        <w:widowControl/>
        <w:pBdr>
          <w:top w:val="nil"/>
          <w:left w:val="nil"/>
          <w:bottom w:val="nil"/>
          <w:right w:val="nil"/>
          <w:between w:val="nil"/>
        </w:pBdr>
        <w:spacing w:line="240" w:lineRule="auto"/>
        <w:ind w:left="1416"/>
        <w:jc w:val="both"/>
        <w:rPr>
          <w:del w:id="2352" w:author="Ines" w:date="2022-06-09T10:33:00Z"/>
          <w:color w:val="0070C0"/>
          <w:lang w:val="pt-BR"/>
          <w:rPrChange w:id="2353" w:author="Ines" w:date="2022-06-09T10:14:00Z">
            <w:rPr>
              <w:del w:id="2354" w:author="Ines" w:date="2022-06-09T10:33:00Z"/>
              <w:color w:val="0070C0"/>
            </w:rPr>
          </w:rPrChange>
        </w:rPr>
      </w:pPr>
    </w:p>
    <w:p w14:paraId="59176A27" w14:textId="1976C423" w:rsidR="00341B5B" w:rsidRPr="00A44348" w:rsidDel="00405565" w:rsidRDefault="003E6BDD">
      <w:pPr>
        <w:widowControl/>
        <w:pBdr>
          <w:top w:val="nil"/>
          <w:left w:val="nil"/>
          <w:bottom w:val="nil"/>
          <w:right w:val="nil"/>
          <w:between w:val="nil"/>
        </w:pBdr>
        <w:spacing w:line="240" w:lineRule="auto"/>
        <w:ind w:left="1416"/>
        <w:jc w:val="both"/>
        <w:rPr>
          <w:del w:id="2355" w:author="Ines" w:date="2022-06-09T10:33:00Z"/>
          <w:color w:val="0070C0"/>
          <w:lang w:val="pt-BR"/>
          <w:rPrChange w:id="2356" w:author="Ines" w:date="2022-06-09T10:14:00Z">
            <w:rPr>
              <w:del w:id="2357" w:author="Ines" w:date="2022-06-09T10:33:00Z"/>
              <w:color w:val="0070C0"/>
            </w:rPr>
          </w:rPrChange>
        </w:rPr>
      </w:pPr>
      <w:del w:id="2358" w:author="Ines" w:date="2022-06-09T10:33:00Z">
        <w:r w:rsidRPr="00A44348" w:rsidDel="00405565">
          <w:rPr>
            <w:color w:val="0070C0"/>
            <w:lang w:val="pt-BR"/>
            <w:rPrChange w:id="2359" w:author="Ines" w:date="2022-06-09T10:14:00Z">
              <w:rPr>
                <w:color w:val="0070C0"/>
              </w:rPr>
            </w:rPrChange>
          </w:rPr>
          <w:delText>Outros aspectos da infra-estrutura serão levantados na segunda fase do projeto.</w:delText>
        </w:r>
      </w:del>
    </w:p>
    <w:p w14:paraId="725052BA" w14:textId="77777777" w:rsidR="00341B5B" w:rsidRPr="00A44348" w:rsidRDefault="00341B5B">
      <w:pPr>
        <w:rPr>
          <w:lang w:val="pt-BR"/>
          <w:rPrChange w:id="2360" w:author="Ines" w:date="2022-06-09T10:14:00Z">
            <w:rPr/>
          </w:rPrChange>
        </w:rPr>
      </w:pPr>
    </w:p>
    <w:p w14:paraId="0E828D61" w14:textId="77777777" w:rsidR="00341B5B" w:rsidRDefault="003E6BDD">
      <w:pPr>
        <w:pStyle w:val="Ttulo2"/>
        <w:numPr>
          <w:ilvl w:val="1"/>
          <w:numId w:val="9"/>
        </w:numPr>
      </w:pPr>
      <w:bookmarkStart w:id="2361" w:name="_Toc105669276"/>
      <w:proofErr w:type="spellStart"/>
      <w:r>
        <w:t>Requisitos</w:t>
      </w:r>
      <w:proofErr w:type="spellEnd"/>
      <w:r>
        <w:t xml:space="preserve"> </w:t>
      </w:r>
      <w:proofErr w:type="spellStart"/>
      <w:r>
        <w:t>Legais</w:t>
      </w:r>
      <w:bookmarkEnd w:id="2361"/>
      <w:proofErr w:type="spellEnd"/>
    </w:p>
    <w:p w14:paraId="64899ADA" w14:textId="77777777" w:rsidR="00A268ED" w:rsidRDefault="00A268ED" w:rsidP="00A268ED">
      <w:pPr>
        <w:pStyle w:val="PSDS-CorpodeTexto"/>
        <w:ind w:firstLine="720"/>
        <w:jc w:val="both"/>
        <w:rPr>
          <w:ins w:id="2362" w:author="Ines" w:date="2022-06-09T10:32:00Z"/>
          <w:rFonts w:ascii="Times New Roman" w:hAnsi="Times New Roman"/>
        </w:rPr>
      </w:pPr>
    </w:p>
    <w:p w14:paraId="36E77E08" w14:textId="10AC4865" w:rsidR="00A268ED" w:rsidRPr="00632578" w:rsidRDefault="00A268ED">
      <w:pPr>
        <w:pStyle w:val="PSDS-CorpodeTexto"/>
        <w:ind w:firstLine="720"/>
        <w:jc w:val="both"/>
        <w:rPr>
          <w:ins w:id="2363" w:author="Ines" w:date="2022-06-09T10:32:00Z"/>
          <w:rFonts w:ascii="Times New Roman" w:hAnsi="Times New Roman"/>
        </w:rPr>
        <w:pPrChange w:id="2364" w:author="Ines" w:date="2022-06-09T10:32:00Z">
          <w:pPr>
            <w:pStyle w:val="PSDS-CorpodeTexto"/>
            <w:numPr>
              <w:numId w:val="9"/>
            </w:numPr>
            <w:jc w:val="both"/>
          </w:pPr>
        </w:pPrChange>
      </w:pPr>
      <w:ins w:id="2365" w:author="Ines" w:date="2022-06-09T10:32:00Z">
        <w:r w:rsidRPr="00632578">
          <w:rPr>
            <w:rFonts w:ascii="Times New Roman" w:hAnsi="Times New Roman"/>
          </w:rPr>
          <w:t xml:space="preserve">Se faz necessário observar os dispositivos da legislação pertinentes a cada caso. No tocante ao projeto, os requisitos legais a serem atendidos em primeiro lugar são os dispositivos normativos editados pela LEI Nº 9609, DE 19 DE FEVEREIRO DE 1998 que dispõem sobre a propriedade intelectual de programa de computador e sua comercialização no </w:t>
        </w:r>
      </w:ins>
      <w:ins w:id="2366" w:author="Ines" w:date="2022-06-09T10:33:00Z">
        <w:r w:rsidR="00FE1027" w:rsidRPr="00632578">
          <w:rPr>
            <w:rFonts w:ascii="Times New Roman" w:hAnsi="Times New Roman"/>
          </w:rPr>
          <w:t>país.</w:t>
        </w:r>
      </w:ins>
    </w:p>
    <w:p w14:paraId="4176739E" w14:textId="403C83B1" w:rsidR="00341B5B" w:rsidRPr="00A44348" w:rsidDel="00A268ED" w:rsidRDefault="003E6BDD">
      <w:pPr>
        <w:widowControl/>
        <w:pBdr>
          <w:top w:val="nil"/>
          <w:left w:val="nil"/>
          <w:bottom w:val="nil"/>
          <w:right w:val="nil"/>
          <w:between w:val="nil"/>
        </w:pBdr>
        <w:spacing w:line="240" w:lineRule="auto"/>
        <w:ind w:left="792"/>
        <w:jc w:val="both"/>
        <w:rPr>
          <w:del w:id="2367" w:author="Ines" w:date="2022-06-09T10:32:00Z"/>
          <w:color w:val="000000"/>
          <w:lang w:val="pt-BR"/>
          <w:rPrChange w:id="2368" w:author="Ines" w:date="2022-06-09T10:14:00Z">
            <w:rPr>
              <w:del w:id="2369" w:author="Ines" w:date="2022-06-09T10:32:00Z"/>
              <w:color w:val="000000"/>
            </w:rPr>
          </w:rPrChange>
        </w:rPr>
      </w:pPr>
      <w:del w:id="2370" w:author="Ines" w:date="2022-06-09T10:32:00Z">
        <w:r w:rsidRPr="00A44348" w:rsidDel="00A268ED">
          <w:rPr>
            <w:color w:val="000000"/>
            <w:lang w:val="pt-BR"/>
            <w:rPrChange w:id="2371" w:author="Ines" w:date="2022-06-09T10:14:00Z">
              <w:rPr>
                <w:color w:val="000000"/>
              </w:rPr>
            </w:rPrChange>
          </w:rPr>
          <w:delText xml:space="preserve">Descreve-se aqui os requisitos não funcionais derivados da legislação que regula a construção do sistema, que restringem ou controlam de alguma maneira o seu desenvolvimento. </w:delText>
        </w:r>
      </w:del>
    </w:p>
    <w:p w14:paraId="783E42C5" w14:textId="6C94EEAC" w:rsidR="00341B5B" w:rsidRPr="00A44348" w:rsidDel="00A268ED" w:rsidRDefault="00341B5B">
      <w:pPr>
        <w:widowControl/>
        <w:pBdr>
          <w:top w:val="nil"/>
          <w:left w:val="nil"/>
          <w:bottom w:val="nil"/>
          <w:right w:val="nil"/>
          <w:between w:val="nil"/>
        </w:pBdr>
        <w:spacing w:line="240" w:lineRule="auto"/>
        <w:ind w:left="792"/>
        <w:jc w:val="both"/>
        <w:rPr>
          <w:del w:id="2372" w:author="Ines" w:date="2022-06-09T10:32:00Z"/>
          <w:color w:val="000000"/>
          <w:lang w:val="pt-BR"/>
          <w:rPrChange w:id="2373" w:author="Ines" w:date="2022-06-09T10:14:00Z">
            <w:rPr>
              <w:del w:id="2374" w:author="Ines" w:date="2022-06-09T10:32:00Z"/>
              <w:color w:val="000000"/>
            </w:rPr>
          </w:rPrChange>
        </w:rPr>
      </w:pPr>
    </w:p>
    <w:p w14:paraId="07947F9F" w14:textId="175870AE" w:rsidR="00341B5B" w:rsidRPr="00A44348" w:rsidDel="00A268ED" w:rsidRDefault="003E6BDD">
      <w:pPr>
        <w:widowControl/>
        <w:pBdr>
          <w:top w:val="nil"/>
          <w:left w:val="nil"/>
          <w:bottom w:val="nil"/>
          <w:right w:val="nil"/>
          <w:between w:val="nil"/>
        </w:pBdr>
        <w:spacing w:line="240" w:lineRule="auto"/>
        <w:ind w:left="792"/>
        <w:jc w:val="both"/>
        <w:rPr>
          <w:del w:id="2375" w:author="Ines" w:date="2022-06-09T10:32:00Z"/>
          <w:color w:val="0070C0"/>
          <w:lang w:val="pt-BR"/>
          <w:rPrChange w:id="2376" w:author="Ines" w:date="2022-06-09T10:14:00Z">
            <w:rPr>
              <w:del w:id="2377" w:author="Ines" w:date="2022-06-09T10:32:00Z"/>
              <w:color w:val="0070C0"/>
            </w:rPr>
          </w:rPrChange>
        </w:rPr>
      </w:pPr>
      <w:del w:id="2378" w:author="Ines" w:date="2022-06-09T10:32:00Z">
        <w:r w:rsidRPr="00A44348" w:rsidDel="00A268ED">
          <w:rPr>
            <w:color w:val="0070C0"/>
            <w:lang w:val="pt-BR"/>
            <w:rPrChange w:id="2379" w:author="Ines" w:date="2022-06-09T10:07:00Z">
              <w:rPr>
                <w:color w:val="0070C0"/>
              </w:rPr>
            </w:rPrChange>
          </w:rPr>
          <w:delText xml:space="preserve">Por ser a atividade fiscal plenamente vinculada, se faz necessário observar os dispositivos da legislação pertinentes a cada caso. </w:delText>
        </w:r>
        <w:r w:rsidRPr="00A44348" w:rsidDel="00A268ED">
          <w:rPr>
            <w:color w:val="0070C0"/>
            <w:lang w:val="pt-BR"/>
            <w:rPrChange w:id="2380" w:author="Ines" w:date="2022-06-09T10:14:00Z">
              <w:rPr>
                <w:color w:val="0070C0"/>
              </w:rPr>
            </w:rPrChange>
          </w:rPr>
          <w:delText xml:space="preserve">No tocante ao projeto, os requisitos legais a serem atendidos em primeiro lugar são os dispositivos normativos editados pela </w:delText>
        </w:r>
        <w:r w:rsidRPr="00A44348" w:rsidDel="00A268ED">
          <w:rPr>
            <w:color w:val="0070C0"/>
            <w:u w:val="single"/>
            <w:lang w:val="pt-BR"/>
            <w:rPrChange w:id="2381" w:author="Ines" w:date="2022-06-09T10:14:00Z">
              <w:rPr>
                <w:color w:val="0070C0"/>
                <w:u w:val="single"/>
              </w:rPr>
            </w:rPrChange>
          </w:rPr>
          <w:delText>LEI RRR</w:delText>
        </w:r>
        <w:r w:rsidRPr="00A44348" w:rsidDel="00A268ED">
          <w:rPr>
            <w:color w:val="0070C0"/>
            <w:lang w:val="pt-BR"/>
            <w:rPrChange w:id="2382" w:author="Ines" w:date="2022-06-09T10:14:00Z">
              <w:rPr>
                <w:color w:val="0070C0"/>
              </w:rPr>
            </w:rPrChange>
          </w:rPr>
          <w:delText xml:space="preserve"> que dispõem sobre segurança de dados, entre elas segurança física e lógica dos mesmos, requisitos quanto a cadastramento de usuários e sistemas, além do uso de extratores e acesso ao ambiente externo.</w:delText>
        </w:r>
      </w:del>
    </w:p>
    <w:p w14:paraId="66F0BA92" w14:textId="77777777" w:rsidR="00341B5B" w:rsidRPr="00A44348" w:rsidRDefault="00341B5B">
      <w:pPr>
        <w:rPr>
          <w:lang w:val="pt-BR"/>
          <w:rPrChange w:id="2383" w:author="Ines" w:date="2022-06-09T10:14:00Z">
            <w:rPr/>
          </w:rPrChange>
        </w:rPr>
      </w:pPr>
    </w:p>
    <w:p w14:paraId="3C325BA4" w14:textId="77777777" w:rsidR="00341B5B" w:rsidRDefault="003E6BDD">
      <w:pPr>
        <w:pStyle w:val="Ttulo2"/>
        <w:numPr>
          <w:ilvl w:val="1"/>
          <w:numId w:val="9"/>
        </w:numPr>
      </w:pPr>
      <w:bookmarkStart w:id="2384" w:name="_Toc105669277"/>
      <w:proofErr w:type="spellStart"/>
      <w:r>
        <w:t>Requisitos</w:t>
      </w:r>
      <w:proofErr w:type="spellEnd"/>
      <w:r>
        <w:t xml:space="preserve"> de </w:t>
      </w:r>
      <w:proofErr w:type="spellStart"/>
      <w:r>
        <w:t>Segurança</w:t>
      </w:r>
      <w:bookmarkEnd w:id="2384"/>
      <w:proofErr w:type="spellEnd"/>
    </w:p>
    <w:p w14:paraId="72F26BEE" w14:textId="5F3F61CF" w:rsidR="00341B5B" w:rsidRPr="00A44348" w:rsidDel="00525C7D" w:rsidRDefault="003E6BDD">
      <w:pPr>
        <w:ind w:left="708"/>
        <w:jc w:val="both"/>
        <w:rPr>
          <w:del w:id="2385" w:author="Ines" w:date="2022-06-09T10:30:00Z"/>
          <w:lang w:val="pt-BR"/>
          <w:rPrChange w:id="2386" w:author="Ines" w:date="2022-06-09T10:14:00Z">
            <w:rPr>
              <w:del w:id="2387" w:author="Ines" w:date="2022-06-09T10:30:00Z"/>
            </w:rPr>
          </w:rPrChange>
        </w:rPr>
      </w:pPr>
      <w:del w:id="2388" w:author="Ines" w:date="2022-06-09T10:30:00Z">
        <w:r w:rsidRPr="00A44348" w:rsidDel="00525C7D">
          <w:rPr>
            <w:lang w:val="pt-BR"/>
            <w:rPrChange w:id="2389" w:author="Ines" w:date="2022-06-09T10:14:00Z">
              <w:rPr/>
            </w:rPrChange>
          </w:rPr>
          <w:delText>Descreve-se aqui os requisitos que definem a política de segurança adotada para o sistema.</w:delText>
        </w:r>
      </w:del>
    </w:p>
    <w:p w14:paraId="592382FE" w14:textId="77777777" w:rsidR="00341B5B" w:rsidRPr="00A44348" w:rsidRDefault="00341B5B">
      <w:pPr>
        <w:jc w:val="both"/>
        <w:rPr>
          <w:color w:val="0070C0"/>
          <w:lang w:val="pt-BR"/>
          <w:rPrChange w:id="2390" w:author="Ines" w:date="2022-06-09T10:14:00Z">
            <w:rPr>
              <w:color w:val="0070C0"/>
            </w:rPr>
          </w:rPrChange>
        </w:rPr>
      </w:pPr>
    </w:p>
    <w:p w14:paraId="42653C17" w14:textId="6D6F7D92" w:rsidR="00341B5B" w:rsidRPr="00525C7D" w:rsidRDefault="003E6BDD">
      <w:pPr>
        <w:widowControl/>
        <w:numPr>
          <w:ilvl w:val="0"/>
          <w:numId w:val="5"/>
        </w:numPr>
        <w:pBdr>
          <w:top w:val="nil"/>
          <w:left w:val="nil"/>
          <w:bottom w:val="nil"/>
          <w:right w:val="nil"/>
          <w:between w:val="nil"/>
        </w:pBdr>
        <w:spacing w:line="240" w:lineRule="auto"/>
        <w:jc w:val="both"/>
        <w:rPr>
          <w:lang w:val="pt-BR"/>
          <w:rPrChange w:id="2391" w:author="Ines" w:date="2022-06-09T10:30:00Z">
            <w:rPr>
              <w:color w:val="0070C0"/>
            </w:rPr>
          </w:rPrChange>
        </w:rPr>
      </w:pPr>
      <w:r w:rsidRPr="00525C7D">
        <w:rPr>
          <w:b/>
          <w:lang w:val="pt-BR"/>
          <w:rPrChange w:id="2392" w:author="Ines" w:date="2022-06-09T10:30:00Z">
            <w:rPr>
              <w:b/>
              <w:color w:val="0070C0"/>
            </w:rPr>
          </w:rPrChange>
        </w:rPr>
        <w:lastRenderedPageBreak/>
        <w:t xml:space="preserve">Mecanismos ou sistemas de controle de acesso </w:t>
      </w:r>
      <w:r w:rsidRPr="00525C7D">
        <w:rPr>
          <w:lang w:val="pt-BR"/>
          <w:rPrChange w:id="2393" w:author="Ines" w:date="2022-06-09T10:30:00Z">
            <w:rPr>
              <w:color w:val="0070C0"/>
            </w:rPr>
          </w:rPrChange>
        </w:rPr>
        <w:t xml:space="preserve">– A princípio foi definido que o sistema vai utilizar </w:t>
      </w:r>
      <w:ins w:id="2394" w:author="Ines" w:date="2022-06-09T10:31:00Z">
        <w:r w:rsidR="00525C7D">
          <w:rPr>
            <w:lang w:val="pt-BR"/>
          </w:rPr>
          <w:t>um sistema de login</w:t>
        </w:r>
        <w:r w:rsidR="000D689B">
          <w:rPr>
            <w:lang w:val="pt-BR"/>
          </w:rPr>
          <w:t xml:space="preserve"> para acesso e autenticação do usuário.</w:t>
        </w:r>
      </w:ins>
      <w:del w:id="2395" w:author="Ines" w:date="2022-06-09T10:31:00Z">
        <w:r w:rsidRPr="00525C7D" w:rsidDel="00525C7D">
          <w:rPr>
            <w:lang w:val="pt-BR"/>
            <w:rPrChange w:id="2396" w:author="Ines" w:date="2022-06-09T10:30:00Z">
              <w:rPr>
                <w:color w:val="0070C0"/>
              </w:rPr>
            </w:rPrChange>
          </w:rPr>
          <w:delText xml:space="preserve">os serviços do sistema </w:delText>
        </w:r>
        <w:r w:rsidRPr="00525C7D" w:rsidDel="00525C7D">
          <w:rPr>
            <w:u w:val="single"/>
            <w:lang w:val="pt-BR"/>
            <w:rPrChange w:id="2397" w:author="Ines" w:date="2022-06-09T10:30:00Z">
              <w:rPr>
                <w:color w:val="0070C0"/>
                <w:u w:val="single"/>
              </w:rPr>
            </w:rPrChange>
          </w:rPr>
          <w:delText>NNN</w:delText>
        </w:r>
        <w:r w:rsidRPr="00525C7D" w:rsidDel="00525C7D">
          <w:rPr>
            <w:lang w:val="pt-BR"/>
            <w:rPrChange w:id="2398" w:author="Ines" w:date="2022-06-09T10:30:00Z">
              <w:rPr>
                <w:color w:val="0070C0"/>
              </w:rPr>
            </w:rPrChange>
          </w:rPr>
          <w:delText xml:space="preserve"> para controle acesso e autenticação de usuários. </w:delText>
        </w:r>
      </w:del>
    </w:p>
    <w:p w14:paraId="40BF14D3" w14:textId="75E1BD81" w:rsidR="00341B5B" w:rsidRPr="00525C7D" w:rsidRDefault="003E6BDD">
      <w:pPr>
        <w:widowControl/>
        <w:numPr>
          <w:ilvl w:val="0"/>
          <w:numId w:val="5"/>
        </w:numPr>
        <w:pBdr>
          <w:top w:val="nil"/>
          <w:left w:val="nil"/>
          <w:bottom w:val="nil"/>
          <w:right w:val="nil"/>
          <w:between w:val="nil"/>
        </w:pBdr>
        <w:spacing w:line="240" w:lineRule="auto"/>
        <w:jc w:val="both"/>
        <w:rPr>
          <w:lang w:val="pt-BR"/>
          <w:rPrChange w:id="2399" w:author="Ines" w:date="2022-06-09T10:30:00Z">
            <w:rPr>
              <w:color w:val="0070C0"/>
            </w:rPr>
          </w:rPrChange>
        </w:rPr>
      </w:pPr>
      <w:r w:rsidRPr="00525C7D">
        <w:rPr>
          <w:b/>
          <w:lang w:val="pt-BR"/>
          <w:rPrChange w:id="2400" w:author="Ines" w:date="2022-06-09T10:30:00Z">
            <w:rPr>
              <w:b/>
              <w:color w:val="0070C0"/>
            </w:rPr>
          </w:rPrChange>
        </w:rPr>
        <w:t xml:space="preserve">Transações e perfis de acesso </w:t>
      </w:r>
      <w:r w:rsidRPr="00525C7D">
        <w:rPr>
          <w:lang w:val="pt-BR"/>
          <w:rPrChange w:id="2401" w:author="Ines" w:date="2022-06-09T10:30:00Z">
            <w:rPr>
              <w:color w:val="0070C0"/>
            </w:rPr>
          </w:rPrChange>
        </w:rPr>
        <w:t xml:space="preserve">– </w:t>
      </w:r>
      <w:ins w:id="2402" w:author="Ines" w:date="2022-06-09T10:31:00Z">
        <w:r w:rsidR="000D689B">
          <w:rPr>
            <w:lang w:val="pt-BR"/>
          </w:rPr>
          <w:t xml:space="preserve">Baseando-se no tipo de usuário, administrador ou usuário </w:t>
        </w:r>
      </w:ins>
      <w:ins w:id="2403" w:author="Ines" w:date="2022-06-09T10:32:00Z">
        <w:r w:rsidR="000D689B">
          <w:rPr>
            <w:lang w:val="pt-BR"/>
          </w:rPr>
          <w:t>comum,</w:t>
        </w:r>
        <w:r w:rsidR="00EC0CC5">
          <w:rPr>
            <w:lang w:val="pt-BR"/>
          </w:rPr>
          <w:t xml:space="preserve"> diferentes funções serão disponibilizadas.</w:t>
        </w:r>
      </w:ins>
      <w:del w:id="2404" w:author="Ines" w:date="2022-06-09T10:31:00Z">
        <w:r w:rsidRPr="00525C7D" w:rsidDel="000D689B">
          <w:rPr>
            <w:lang w:val="pt-BR"/>
            <w:rPrChange w:id="2405" w:author="Ines" w:date="2022-06-09T10:30:00Z">
              <w:rPr>
                <w:color w:val="0070C0"/>
              </w:rPr>
            </w:rPrChange>
          </w:rPr>
          <w:delText>O sistema vai se valer do perfil, transação e âmbito do usuário para permitir o acesso a serviços internos. O perfil pode ser um leque de opções razoáveis, dependendo da política a ser adotada. As transações são as descritas e implementadas no sistema. Os âmbitos podem ser: individual, local, regional e nacional.</w:delText>
        </w:r>
      </w:del>
    </w:p>
    <w:p w14:paraId="7D8EADA7" w14:textId="025B808C" w:rsidR="00341B5B" w:rsidRPr="00525C7D" w:rsidRDefault="003E6BDD">
      <w:pPr>
        <w:widowControl/>
        <w:numPr>
          <w:ilvl w:val="0"/>
          <w:numId w:val="5"/>
        </w:numPr>
        <w:pBdr>
          <w:top w:val="nil"/>
          <w:left w:val="nil"/>
          <w:bottom w:val="nil"/>
          <w:right w:val="nil"/>
          <w:between w:val="nil"/>
        </w:pBdr>
        <w:spacing w:line="240" w:lineRule="auto"/>
        <w:jc w:val="both"/>
        <w:rPr>
          <w:lang w:val="pt-BR"/>
          <w:rPrChange w:id="2406" w:author="Ines" w:date="2022-06-09T10:30:00Z">
            <w:rPr>
              <w:color w:val="0070C0"/>
            </w:rPr>
          </w:rPrChange>
        </w:rPr>
      </w:pPr>
      <w:r w:rsidRPr="00525C7D">
        <w:rPr>
          <w:b/>
          <w:lang w:val="pt-BR"/>
          <w:rPrChange w:id="2407" w:author="Ines" w:date="2022-06-09T10:30:00Z">
            <w:rPr>
              <w:b/>
              <w:color w:val="0070C0"/>
            </w:rPr>
          </w:rPrChange>
        </w:rPr>
        <w:t xml:space="preserve">Sigilo </w:t>
      </w:r>
      <w:r w:rsidRPr="00525C7D">
        <w:rPr>
          <w:lang w:val="pt-BR"/>
          <w:rPrChange w:id="2408" w:author="Ines" w:date="2022-06-09T10:30:00Z">
            <w:rPr>
              <w:color w:val="0070C0"/>
            </w:rPr>
          </w:rPrChange>
        </w:rPr>
        <w:t xml:space="preserve">– </w:t>
      </w:r>
      <w:del w:id="2409" w:author="Ines" w:date="2022-06-09T10:32:00Z">
        <w:r w:rsidRPr="00525C7D" w:rsidDel="00EB02A2">
          <w:rPr>
            <w:lang w:val="pt-BR"/>
            <w:rPrChange w:id="2410" w:author="Ines" w:date="2022-06-09T10:30:00Z">
              <w:rPr>
                <w:color w:val="0070C0"/>
              </w:rPr>
            </w:rPrChange>
          </w:rPr>
          <w:delText>S</w:delText>
        </w:r>
      </w:del>
      <w:ins w:id="2411" w:author="Ines" w:date="2022-06-09T10:32:00Z">
        <w:r w:rsidR="00EB02A2" w:rsidRPr="00EB02A2">
          <w:rPr>
            <w:color w:val="000000" w:themeColor="text1"/>
            <w:lang w:val="pt-BR" w:eastAsia="pt-BR"/>
            <w:rPrChange w:id="2412" w:author="Ines" w:date="2022-06-09T10:32:00Z">
              <w:rPr>
                <w:color w:val="000000" w:themeColor="text1"/>
                <w:lang w:eastAsia="pt-BR"/>
              </w:rPr>
            </w:rPrChange>
          </w:rPr>
          <w:t>Todas as informações estarão sob sigilo e cabe unicamente aos administradores do sistema gerir tais dados e fazer uso dos mesmos.</w:t>
        </w:r>
      </w:ins>
      <w:del w:id="2413" w:author="Ines" w:date="2022-06-09T10:32:00Z">
        <w:r w:rsidRPr="00525C7D" w:rsidDel="00EB02A2">
          <w:rPr>
            <w:lang w:val="pt-BR"/>
            <w:rPrChange w:id="2414" w:author="Ines" w:date="2022-06-09T10:30:00Z">
              <w:rPr>
                <w:color w:val="0070C0"/>
              </w:rPr>
            </w:rPrChange>
          </w:rPr>
          <w:delText>abe-se que o sistema e os dados manipulados por este são de sigilo absoluto, mas os critérios e procedimentos que garantam tal sigilo serão especificados em detalhes na próxima fase do projeto.</w:delText>
        </w:r>
      </w:del>
    </w:p>
    <w:p w14:paraId="65A8D90D" w14:textId="77777777" w:rsidR="00341B5B" w:rsidRPr="00A44348" w:rsidRDefault="00341B5B">
      <w:pPr>
        <w:widowControl/>
        <w:pBdr>
          <w:top w:val="nil"/>
          <w:left w:val="nil"/>
          <w:bottom w:val="nil"/>
          <w:right w:val="nil"/>
          <w:between w:val="nil"/>
        </w:pBdr>
        <w:spacing w:line="240" w:lineRule="auto"/>
        <w:jc w:val="both"/>
        <w:rPr>
          <w:rFonts w:ascii="Arial" w:eastAsia="Arial" w:hAnsi="Arial" w:cs="Arial"/>
          <w:color w:val="000000"/>
          <w:lang w:val="pt-BR"/>
          <w:rPrChange w:id="2415" w:author="Ines" w:date="2022-06-09T10:14:00Z">
            <w:rPr>
              <w:rFonts w:ascii="Arial" w:eastAsia="Arial" w:hAnsi="Arial" w:cs="Arial"/>
              <w:color w:val="000000"/>
            </w:rPr>
          </w:rPrChange>
        </w:rPr>
      </w:pPr>
    </w:p>
    <w:p w14:paraId="199BAB74" w14:textId="73D3CC74" w:rsidR="00341B5B" w:rsidRDefault="003E6BDD">
      <w:pPr>
        <w:pStyle w:val="Ttulo2"/>
        <w:numPr>
          <w:ilvl w:val="1"/>
          <w:numId w:val="9"/>
        </w:numPr>
        <w:rPr>
          <w:ins w:id="2416" w:author="Ines" w:date="2022-06-09T10:41:00Z"/>
        </w:rPr>
      </w:pPr>
      <w:bookmarkStart w:id="2417" w:name="_Toc105669278"/>
      <w:r>
        <w:t xml:space="preserve">Outros </w:t>
      </w:r>
      <w:proofErr w:type="spellStart"/>
      <w:r>
        <w:t>Requisistos</w:t>
      </w:r>
      <w:proofErr w:type="spellEnd"/>
      <w:r>
        <w:t xml:space="preserve"> </w:t>
      </w:r>
      <w:proofErr w:type="spellStart"/>
      <w:r>
        <w:t>Não</w:t>
      </w:r>
      <w:proofErr w:type="spellEnd"/>
      <w:r>
        <w:t xml:space="preserve"> </w:t>
      </w:r>
      <w:proofErr w:type="spellStart"/>
      <w:r>
        <w:t>Funcionais</w:t>
      </w:r>
      <w:bookmarkEnd w:id="2417"/>
      <w:proofErr w:type="spellEnd"/>
    </w:p>
    <w:p w14:paraId="1F576924" w14:textId="77777777" w:rsidR="00084B10" w:rsidRPr="008B4374" w:rsidRDefault="00084B10">
      <w:pPr>
        <w:pPrChange w:id="2418" w:author="Ines" w:date="2022-06-09T10:41:00Z">
          <w:pPr>
            <w:pStyle w:val="Ttulo2"/>
            <w:numPr>
              <w:numId w:val="9"/>
            </w:numPr>
            <w:ind w:left="0" w:firstLine="0"/>
          </w:pPr>
        </w:pPrChange>
      </w:pPr>
    </w:p>
    <w:p w14:paraId="4B5D9C98" w14:textId="77777777" w:rsidR="00E7494A" w:rsidRDefault="00E7494A">
      <w:pPr>
        <w:pStyle w:val="PSDS-CorpodeTexto"/>
        <w:ind w:left="720"/>
        <w:jc w:val="both"/>
        <w:rPr>
          <w:ins w:id="2419" w:author="Ines" w:date="2022-06-09T10:30:00Z"/>
          <w:rFonts w:ascii="Times New Roman" w:hAnsi="Times New Roman"/>
          <w:color w:val="000000" w:themeColor="text1"/>
        </w:rPr>
        <w:pPrChange w:id="2420" w:author="Ines" w:date="2022-06-09T10:30:00Z">
          <w:pPr>
            <w:pStyle w:val="PSDS-CorpodeTexto"/>
            <w:numPr>
              <w:numId w:val="9"/>
            </w:numPr>
            <w:jc w:val="both"/>
          </w:pPr>
        </w:pPrChange>
      </w:pPr>
      <w:ins w:id="2421" w:author="Ines" w:date="2022-06-09T10:30:00Z">
        <w:r w:rsidRPr="00632578">
          <w:rPr>
            <w:rFonts w:ascii="Times New Roman" w:hAnsi="Times New Roman"/>
            <w:color w:val="000000" w:themeColor="text1"/>
          </w:rPr>
          <w:t>Até o presente momento, nenhum outro requisito não funcional foi julgado como necessário.</w:t>
        </w:r>
      </w:ins>
    </w:p>
    <w:p w14:paraId="040D51EB" w14:textId="5AB41FBB" w:rsidR="00341B5B" w:rsidRPr="00A44348" w:rsidDel="00E7494A" w:rsidRDefault="003E6BDD">
      <w:pPr>
        <w:pBdr>
          <w:top w:val="nil"/>
          <w:left w:val="nil"/>
          <w:bottom w:val="nil"/>
          <w:right w:val="nil"/>
          <w:between w:val="nil"/>
        </w:pBdr>
        <w:spacing w:line="240" w:lineRule="auto"/>
        <w:ind w:left="720"/>
        <w:jc w:val="both"/>
        <w:rPr>
          <w:del w:id="2422" w:author="Ines" w:date="2022-06-09T10:30:00Z"/>
          <w:color w:val="000000"/>
          <w:lang w:val="pt-BR"/>
          <w:rPrChange w:id="2423" w:author="Ines" w:date="2022-06-09T10:14:00Z">
            <w:rPr>
              <w:del w:id="2424" w:author="Ines" w:date="2022-06-09T10:30:00Z"/>
              <w:color w:val="000000"/>
            </w:rPr>
          </w:rPrChange>
        </w:rPr>
      </w:pPr>
      <w:del w:id="2425" w:author="Ines" w:date="2022-06-09T10:30:00Z">
        <w:r w:rsidRPr="00A44348" w:rsidDel="00E7494A">
          <w:rPr>
            <w:color w:val="000000"/>
            <w:lang w:val="pt-BR"/>
            <w:rPrChange w:id="2426" w:author="Ines" w:date="2022-06-09T10:14:00Z">
              <w:rPr>
                <w:color w:val="000000"/>
              </w:rPr>
            </w:rPrChange>
          </w:rPr>
          <w:delText xml:space="preserve">Descreve-e aqui os requisitos identificados para o sistema que não estão mapeados dentro da classificação adotada no corpo desse documento. </w:delText>
        </w:r>
      </w:del>
    </w:p>
    <w:p w14:paraId="0E0C5082" w14:textId="4B322B77" w:rsidR="00341B5B" w:rsidRPr="00A44348" w:rsidDel="00E7494A" w:rsidRDefault="00341B5B">
      <w:pPr>
        <w:pBdr>
          <w:top w:val="nil"/>
          <w:left w:val="nil"/>
          <w:bottom w:val="nil"/>
          <w:right w:val="nil"/>
          <w:between w:val="nil"/>
        </w:pBdr>
        <w:spacing w:line="240" w:lineRule="auto"/>
        <w:ind w:left="720"/>
        <w:jc w:val="both"/>
        <w:rPr>
          <w:del w:id="2427" w:author="Ines" w:date="2022-06-09T10:30:00Z"/>
          <w:color w:val="000000"/>
          <w:lang w:val="pt-BR"/>
          <w:rPrChange w:id="2428" w:author="Ines" w:date="2022-06-09T10:14:00Z">
            <w:rPr>
              <w:del w:id="2429" w:author="Ines" w:date="2022-06-09T10:30:00Z"/>
              <w:color w:val="000000"/>
            </w:rPr>
          </w:rPrChange>
        </w:rPr>
      </w:pPr>
    </w:p>
    <w:p w14:paraId="09793E2E" w14:textId="6918F0FC" w:rsidR="00341B5B" w:rsidRPr="00A44348" w:rsidDel="00E7494A" w:rsidRDefault="003E6BDD">
      <w:pPr>
        <w:pBdr>
          <w:top w:val="nil"/>
          <w:left w:val="nil"/>
          <w:bottom w:val="nil"/>
          <w:right w:val="nil"/>
          <w:between w:val="nil"/>
        </w:pBdr>
        <w:spacing w:line="240" w:lineRule="auto"/>
        <w:ind w:left="720"/>
        <w:jc w:val="both"/>
        <w:rPr>
          <w:del w:id="2430" w:author="Ines" w:date="2022-06-09T10:30:00Z"/>
          <w:color w:val="0070C0"/>
          <w:lang w:val="pt-BR"/>
          <w:rPrChange w:id="2431" w:author="Ines" w:date="2022-06-09T10:14:00Z">
            <w:rPr>
              <w:del w:id="2432" w:author="Ines" w:date="2022-06-09T10:30:00Z"/>
              <w:color w:val="0070C0"/>
            </w:rPr>
          </w:rPrChange>
        </w:rPr>
      </w:pPr>
      <w:del w:id="2433" w:author="Ines" w:date="2022-06-09T10:30:00Z">
        <w:r w:rsidRPr="00A44348" w:rsidDel="00E7494A">
          <w:rPr>
            <w:color w:val="0070C0"/>
            <w:lang w:val="pt-BR"/>
            <w:rPrChange w:id="2434" w:author="Ines" w:date="2022-06-09T10:14:00Z">
              <w:rPr>
                <w:color w:val="0070C0"/>
              </w:rPr>
            </w:rPrChange>
          </w:rPr>
          <w:delText>Por exemplo:  É necessário prover mecanismos de captura de dados e realização de cálculos estatísticos referentes aos seguintes itens:</w:delText>
        </w:r>
      </w:del>
    </w:p>
    <w:p w14:paraId="0B5331F9" w14:textId="0339DF76" w:rsidR="00341B5B" w:rsidRPr="00A44348" w:rsidDel="00E7494A" w:rsidRDefault="003E6BDD">
      <w:pPr>
        <w:widowControl/>
        <w:pBdr>
          <w:top w:val="nil"/>
          <w:left w:val="nil"/>
          <w:bottom w:val="nil"/>
          <w:right w:val="nil"/>
          <w:between w:val="nil"/>
        </w:pBdr>
        <w:spacing w:line="240" w:lineRule="auto"/>
        <w:ind w:left="1416"/>
        <w:jc w:val="both"/>
        <w:rPr>
          <w:del w:id="2435" w:author="Ines" w:date="2022-06-09T10:30:00Z"/>
          <w:color w:val="0070C0"/>
          <w:lang w:val="pt-BR"/>
          <w:rPrChange w:id="2436" w:author="Ines" w:date="2022-06-09T10:14:00Z">
            <w:rPr>
              <w:del w:id="2437" w:author="Ines" w:date="2022-06-09T10:30:00Z"/>
              <w:color w:val="0070C0"/>
            </w:rPr>
          </w:rPrChange>
        </w:rPr>
      </w:pPr>
      <w:del w:id="2438" w:author="Ines" w:date="2022-06-09T10:30:00Z">
        <w:r w:rsidRPr="00A44348" w:rsidDel="00E7494A">
          <w:rPr>
            <w:color w:val="0070C0"/>
            <w:lang w:val="pt-BR"/>
            <w:rPrChange w:id="2439" w:author="Ines" w:date="2022-06-09T10:14:00Z">
              <w:rPr>
                <w:color w:val="0070C0"/>
              </w:rPr>
            </w:rPrChange>
          </w:rPr>
          <w:delText>• Apuração do tempo médio de resposta de módulos residentes nas estações servidoras.</w:delText>
        </w:r>
      </w:del>
    </w:p>
    <w:p w14:paraId="11B0C6F8" w14:textId="7D64BE47" w:rsidR="00341B5B" w:rsidRPr="00A44348" w:rsidDel="00E7494A" w:rsidRDefault="003E6BDD">
      <w:pPr>
        <w:widowControl/>
        <w:pBdr>
          <w:top w:val="nil"/>
          <w:left w:val="nil"/>
          <w:bottom w:val="nil"/>
          <w:right w:val="nil"/>
          <w:between w:val="nil"/>
        </w:pBdr>
        <w:spacing w:line="240" w:lineRule="auto"/>
        <w:ind w:left="1416"/>
        <w:jc w:val="both"/>
        <w:rPr>
          <w:del w:id="2440" w:author="Ines" w:date="2022-06-09T10:30:00Z"/>
          <w:color w:val="0070C0"/>
          <w:lang w:val="pt-BR"/>
          <w:rPrChange w:id="2441" w:author="Ines" w:date="2022-06-09T10:14:00Z">
            <w:rPr>
              <w:del w:id="2442" w:author="Ines" w:date="2022-06-09T10:30:00Z"/>
              <w:color w:val="0070C0"/>
            </w:rPr>
          </w:rPrChange>
        </w:rPr>
      </w:pPr>
      <w:del w:id="2443" w:author="Ines" w:date="2022-06-09T10:30:00Z">
        <w:r w:rsidRPr="00A44348" w:rsidDel="00E7494A">
          <w:rPr>
            <w:color w:val="0070C0"/>
            <w:lang w:val="pt-BR"/>
            <w:rPrChange w:id="2444" w:author="Ines" w:date="2022-06-09T10:14:00Z">
              <w:rPr>
                <w:color w:val="0070C0"/>
              </w:rPr>
            </w:rPrChange>
          </w:rPr>
          <w:delText>• Consumo de memória das estações servidoras por parte do sistema.</w:delText>
        </w:r>
      </w:del>
    </w:p>
    <w:p w14:paraId="45CDE3B2" w14:textId="09BC8003" w:rsidR="00341B5B" w:rsidRPr="00A44348" w:rsidDel="00E7494A" w:rsidRDefault="003E6BDD">
      <w:pPr>
        <w:widowControl/>
        <w:pBdr>
          <w:top w:val="nil"/>
          <w:left w:val="nil"/>
          <w:bottom w:val="nil"/>
          <w:right w:val="nil"/>
          <w:between w:val="nil"/>
        </w:pBdr>
        <w:spacing w:line="240" w:lineRule="auto"/>
        <w:ind w:left="1416"/>
        <w:jc w:val="both"/>
        <w:rPr>
          <w:del w:id="2445" w:author="Ines" w:date="2022-06-09T10:30:00Z"/>
          <w:color w:val="0070C0"/>
          <w:lang w:val="pt-BR"/>
          <w:rPrChange w:id="2446" w:author="Ines" w:date="2022-06-09T10:14:00Z">
            <w:rPr>
              <w:del w:id="2447" w:author="Ines" w:date="2022-06-09T10:30:00Z"/>
              <w:color w:val="0070C0"/>
            </w:rPr>
          </w:rPrChange>
        </w:rPr>
      </w:pPr>
      <w:del w:id="2448" w:author="Ines" w:date="2022-06-09T10:30:00Z">
        <w:r w:rsidRPr="00A44348" w:rsidDel="00E7494A">
          <w:rPr>
            <w:color w:val="0070C0"/>
            <w:lang w:val="pt-BR"/>
            <w:rPrChange w:id="2449" w:author="Ines" w:date="2022-06-09T10:14:00Z">
              <w:rPr>
                <w:color w:val="0070C0"/>
              </w:rPr>
            </w:rPrChange>
          </w:rPr>
          <w:delText>• Quantidade de usuários simultâneos para o sistema instalados nas estações servidoras da empresa XYZ.</w:delText>
        </w:r>
      </w:del>
    </w:p>
    <w:p w14:paraId="06A50812" w14:textId="1F8798B5" w:rsidR="00341B5B" w:rsidRPr="00A44348" w:rsidDel="00E7494A" w:rsidRDefault="00341B5B">
      <w:pPr>
        <w:widowControl/>
        <w:pBdr>
          <w:top w:val="nil"/>
          <w:left w:val="nil"/>
          <w:bottom w:val="nil"/>
          <w:right w:val="nil"/>
          <w:between w:val="nil"/>
        </w:pBdr>
        <w:spacing w:line="240" w:lineRule="auto"/>
        <w:ind w:left="1416"/>
        <w:rPr>
          <w:del w:id="2450" w:author="Ines" w:date="2022-06-09T10:30:00Z"/>
          <w:color w:val="000000"/>
          <w:lang w:val="pt-BR"/>
          <w:rPrChange w:id="2451" w:author="Ines" w:date="2022-06-09T10:14:00Z">
            <w:rPr>
              <w:del w:id="2452" w:author="Ines" w:date="2022-06-09T10:30:00Z"/>
              <w:color w:val="000000"/>
            </w:rPr>
          </w:rPrChange>
        </w:rPr>
      </w:pPr>
    </w:p>
    <w:p w14:paraId="04335D4E" w14:textId="2151CEEC" w:rsidR="00341B5B" w:rsidRPr="00A44348" w:rsidDel="00E7494A" w:rsidRDefault="003E6BDD">
      <w:pPr>
        <w:widowControl/>
        <w:numPr>
          <w:ilvl w:val="0"/>
          <w:numId w:val="7"/>
        </w:numPr>
        <w:spacing w:line="240" w:lineRule="auto"/>
        <w:jc w:val="both"/>
        <w:rPr>
          <w:del w:id="2453" w:author="Ines" w:date="2022-06-09T10:30:00Z"/>
          <w:color w:val="0070C0"/>
          <w:lang w:val="pt-BR"/>
          <w:rPrChange w:id="2454" w:author="Ines" w:date="2022-06-09T10:14:00Z">
            <w:rPr>
              <w:del w:id="2455" w:author="Ines" w:date="2022-06-09T10:30:00Z"/>
              <w:color w:val="0070C0"/>
            </w:rPr>
          </w:rPrChange>
        </w:rPr>
      </w:pPr>
      <w:del w:id="2456" w:author="Ines" w:date="2022-06-09T10:30:00Z">
        <w:r w:rsidRPr="00A44348" w:rsidDel="00E7494A">
          <w:rPr>
            <w:b/>
            <w:color w:val="0070C0"/>
            <w:lang w:val="pt-BR"/>
            <w:rPrChange w:id="2457" w:author="Ines" w:date="2022-06-09T10:14:00Z">
              <w:rPr>
                <w:b/>
                <w:color w:val="0070C0"/>
              </w:rPr>
            </w:rPrChange>
          </w:rPr>
          <w:delText xml:space="preserve">Condições de Entrega </w:delText>
        </w:r>
        <w:r w:rsidRPr="00A44348" w:rsidDel="00E7494A">
          <w:rPr>
            <w:color w:val="0070C0"/>
            <w:lang w:val="pt-BR"/>
            <w:rPrChange w:id="2458" w:author="Ines" w:date="2022-06-09T10:14:00Z">
              <w:rPr>
                <w:color w:val="0070C0"/>
              </w:rPr>
            </w:rPrChange>
          </w:rPr>
          <w:delText>– As disposições deste item estão previstas nas cláusulas do convênio entre a UFOP e a QQQ.</w:delText>
        </w:r>
      </w:del>
    </w:p>
    <w:p w14:paraId="418F26BE" w14:textId="0FA39F88" w:rsidR="00341B5B" w:rsidRPr="00A44348" w:rsidDel="00E7494A" w:rsidRDefault="003E6BDD">
      <w:pPr>
        <w:widowControl/>
        <w:numPr>
          <w:ilvl w:val="0"/>
          <w:numId w:val="7"/>
        </w:numPr>
        <w:spacing w:line="240" w:lineRule="auto"/>
        <w:jc w:val="both"/>
        <w:rPr>
          <w:del w:id="2459" w:author="Ines" w:date="2022-06-09T10:30:00Z"/>
          <w:color w:val="0070C0"/>
          <w:lang w:val="pt-BR"/>
          <w:rPrChange w:id="2460" w:author="Ines" w:date="2022-06-09T10:14:00Z">
            <w:rPr>
              <w:del w:id="2461" w:author="Ines" w:date="2022-06-09T10:30:00Z"/>
              <w:color w:val="0070C0"/>
            </w:rPr>
          </w:rPrChange>
        </w:rPr>
      </w:pPr>
      <w:del w:id="2462" w:author="Ines" w:date="2022-06-09T10:30:00Z">
        <w:r w:rsidRPr="00A44348" w:rsidDel="00E7494A">
          <w:rPr>
            <w:b/>
            <w:color w:val="0070C0"/>
            <w:lang w:val="pt-BR"/>
            <w:rPrChange w:id="2463" w:author="Ines" w:date="2022-06-09T10:14:00Z">
              <w:rPr>
                <w:b/>
                <w:color w:val="0070C0"/>
              </w:rPr>
            </w:rPrChange>
          </w:rPr>
          <w:delText xml:space="preserve">Orçamentária e Financeira </w:delText>
        </w:r>
        <w:r w:rsidRPr="00A44348" w:rsidDel="00E7494A">
          <w:rPr>
            <w:color w:val="0070C0"/>
            <w:lang w:val="pt-BR"/>
            <w:rPrChange w:id="2464" w:author="Ines" w:date="2022-06-09T10:14:00Z">
              <w:rPr>
                <w:color w:val="0070C0"/>
              </w:rPr>
            </w:rPrChange>
          </w:rPr>
          <w:delText>– Antes da assinatura do convênio e antes de ter sido empenhada pela administração, existe uma limitação de ordem orçamentária e financeira que é o contingenciamento dos recursos que poderiam vir a ser alocados para o desenvolvimento.</w:delText>
        </w:r>
      </w:del>
    </w:p>
    <w:p w14:paraId="2BCE23B6" w14:textId="1FBD959E" w:rsidR="00341B5B" w:rsidRPr="00A44348" w:rsidDel="00E7494A" w:rsidRDefault="003E6BDD">
      <w:pPr>
        <w:widowControl/>
        <w:numPr>
          <w:ilvl w:val="0"/>
          <w:numId w:val="7"/>
        </w:numPr>
        <w:pBdr>
          <w:top w:val="nil"/>
          <w:left w:val="nil"/>
          <w:bottom w:val="nil"/>
          <w:right w:val="nil"/>
          <w:between w:val="nil"/>
        </w:pBdr>
        <w:spacing w:line="240" w:lineRule="auto"/>
        <w:jc w:val="both"/>
        <w:rPr>
          <w:del w:id="2465" w:author="Ines" w:date="2022-06-09T10:30:00Z"/>
          <w:color w:val="0070C0"/>
          <w:lang w:val="pt-BR"/>
          <w:rPrChange w:id="2466" w:author="Ines" w:date="2022-06-09T10:07:00Z">
            <w:rPr>
              <w:del w:id="2467" w:author="Ines" w:date="2022-06-09T10:30:00Z"/>
              <w:color w:val="0070C0"/>
            </w:rPr>
          </w:rPrChange>
        </w:rPr>
      </w:pPr>
      <w:del w:id="2468" w:author="Ines" w:date="2022-06-09T10:30:00Z">
        <w:r w:rsidRPr="00A44348" w:rsidDel="00E7494A">
          <w:rPr>
            <w:b/>
            <w:color w:val="0070C0"/>
            <w:lang w:val="pt-BR"/>
            <w:rPrChange w:id="2469" w:author="Ines" w:date="2022-06-09T10:07:00Z">
              <w:rPr>
                <w:b/>
                <w:color w:val="0070C0"/>
              </w:rPr>
            </w:rPrChange>
          </w:rPr>
          <w:delText xml:space="preserve">Financeira </w:delText>
        </w:r>
        <w:r w:rsidRPr="00A44348" w:rsidDel="00E7494A">
          <w:rPr>
            <w:color w:val="0070C0"/>
            <w:lang w:val="pt-BR"/>
            <w:rPrChange w:id="2470" w:author="Ines" w:date="2022-06-09T10:07:00Z">
              <w:rPr>
                <w:color w:val="0070C0"/>
              </w:rPr>
            </w:rPrChange>
          </w:rPr>
          <w:delText>– Depois da assinatura do convênio, uma limitação financeira ao projeto é o instituto do empenho (instrumento no qual a administração pública se compromete a fazer o pagamento por um determinado compromisso).</w:delText>
        </w:r>
      </w:del>
    </w:p>
    <w:p w14:paraId="1E3CCB0C" w14:textId="1346AF19" w:rsidR="00341B5B" w:rsidRPr="00A44348" w:rsidDel="00E7494A" w:rsidRDefault="003E6BDD">
      <w:pPr>
        <w:widowControl/>
        <w:numPr>
          <w:ilvl w:val="0"/>
          <w:numId w:val="7"/>
        </w:numPr>
        <w:pBdr>
          <w:top w:val="nil"/>
          <w:left w:val="nil"/>
          <w:bottom w:val="nil"/>
          <w:right w:val="nil"/>
          <w:between w:val="nil"/>
        </w:pBdr>
        <w:spacing w:line="240" w:lineRule="auto"/>
        <w:jc w:val="both"/>
        <w:rPr>
          <w:del w:id="2471" w:author="Ines" w:date="2022-06-09T10:30:00Z"/>
          <w:color w:val="0070C0"/>
          <w:lang w:val="pt-BR"/>
          <w:rPrChange w:id="2472" w:author="Ines" w:date="2022-06-09T10:14:00Z">
            <w:rPr>
              <w:del w:id="2473" w:author="Ines" w:date="2022-06-09T10:30:00Z"/>
              <w:color w:val="0070C0"/>
            </w:rPr>
          </w:rPrChange>
        </w:rPr>
      </w:pPr>
      <w:del w:id="2474" w:author="Ines" w:date="2022-06-09T10:30:00Z">
        <w:r w:rsidRPr="00A44348" w:rsidDel="00E7494A">
          <w:rPr>
            <w:b/>
            <w:color w:val="0070C0"/>
            <w:lang w:val="pt-BR"/>
            <w:rPrChange w:id="2475" w:author="Ines" w:date="2022-06-09T10:14:00Z">
              <w:rPr>
                <w:b/>
                <w:color w:val="0070C0"/>
              </w:rPr>
            </w:rPrChange>
          </w:rPr>
          <w:delText xml:space="preserve">Econômicos </w:delText>
        </w:r>
        <w:r w:rsidRPr="00A44348" w:rsidDel="00E7494A">
          <w:rPr>
            <w:color w:val="0070C0"/>
            <w:lang w:val="pt-BR"/>
            <w:rPrChange w:id="2476" w:author="Ines" w:date="2022-06-09T10:14:00Z">
              <w:rPr>
                <w:color w:val="0070C0"/>
              </w:rPr>
            </w:rPrChange>
          </w:rPr>
          <w:delText>– Todas as compras devem ser feitas seguindo os trâmites da Lei nº 8.666 de 1993 e legislações pertinentes posteriores.</w:delText>
        </w:r>
      </w:del>
    </w:p>
    <w:p w14:paraId="1D463B3E" w14:textId="5FA4F2A4" w:rsidR="00341B5B" w:rsidRPr="00A44348" w:rsidDel="00E7494A" w:rsidRDefault="003E6BDD">
      <w:pPr>
        <w:widowControl/>
        <w:numPr>
          <w:ilvl w:val="0"/>
          <w:numId w:val="7"/>
        </w:numPr>
        <w:pBdr>
          <w:top w:val="nil"/>
          <w:left w:val="nil"/>
          <w:bottom w:val="nil"/>
          <w:right w:val="nil"/>
          <w:between w:val="nil"/>
        </w:pBdr>
        <w:spacing w:line="240" w:lineRule="auto"/>
        <w:jc w:val="both"/>
        <w:rPr>
          <w:del w:id="2477" w:author="Ines" w:date="2022-06-09T10:30:00Z"/>
          <w:color w:val="0070C0"/>
          <w:lang w:val="pt-BR"/>
          <w:rPrChange w:id="2478" w:author="Ines" w:date="2022-06-09T10:07:00Z">
            <w:rPr>
              <w:del w:id="2479" w:author="Ines" w:date="2022-06-09T10:30:00Z"/>
              <w:color w:val="0070C0"/>
            </w:rPr>
          </w:rPrChange>
        </w:rPr>
      </w:pPr>
      <w:del w:id="2480" w:author="Ines" w:date="2022-06-09T10:30:00Z">
        <w:r w:rsidRPr="00A44348" w:rsidDel="00E7494A">
          <w:rPr>
            <w:b/>
            <w:color w:val="0070C0"/>
            <w:lang w:val="pt-BR"/>
            <w:rPrChange w:id="2481" w:author="Ines" w:date="2022-06-09T10:07:00Z">
              <w:rPr>
                <w:b/>
                <w:color w:val="0070C0"/>
              </w:rPr>
            </w:rPrChange>
          </w:rPr>
          <w:delText xml:space="preserve">Distribuição </w:delText>
        </w:r>
        <w:r w:rsidRPr="00A44348" w:rsidDel="00E7494A">
          <w:rPr>
            <w:color w:val="0070C0"/>
            <w:lang w:val="pt-BR"/>
            <w:rPrChange w:id="2482" w:author="Ines" w:date="2022-06-09T10:07:00Z">
              <w:rPr>
                <w:color w:val="0070C0"/>
              </w:rPr>
            </w:rPrChange>
          </w:rPr>
          <w:delText>– O sistema deverá possuir um servidor de aplicações. A arquitetura do sistema deverá ser dividida em camadas, base de dados centralizada.</w:delText>
        </w:r>
      </w:del>
    </w:p>
    <w:p w14:paraId="2A5B6FA0" w14:textId="3481A266" w:rsidR="00341B5B" w:rsidRPr="00A44348" w:rsidDel="00E7494A" w:rsidRDefault="003E6BDD">
      <w:pPr>
        <w:widowControl/>
        <w:numPr>
          <w:ilvl w:val="0"/>
          <w:numId w:val="7"/>
        </w:numPr>
        <w:pBdr>
          <w:top w:val="nil"/>
          <w:left w:val="nil"/>
          <w:bottom w:val="nil"/>
          <w:right w:val="nil"/>
          <w:between w:val="nil"/>
        </w:pBdr>
        <w:spacing w:line="240" w:lineRule="auto"/>
        <w:jc w:val="both"/>
        <w:rPr>
          <w:del w:id="2483" w:author="Ines" w:date="2022-06-09T10:30:00Z"/>
          <w:color w:val="0070C0"/>
          <w:lang w:val="pt-BR"/>
          <w:rPrChange w:id="2484" w:author="Ines" w:date="2022-06-09T10:07:00Z">
            <w:rPr>
              <w:del w:id="2485" w:author="Ines" w:date="2022-06-09T10:30:00Z"/>
              <w:color w:val="0070C0"/>
            </w:rPr>
          </w:rPrChange>
        </w:rPr>
      </w:pPr>
      <w:del w:id="2486" w:author="Ines" w:date="2022-06-09T10:30:00Z">
        <w:r w:rsidRPr="00A44348" w:rsidDel="00E7494A">
          <w:rPr>
            <w:b/>
            <w:color w:val="0070C0"/>
            <w:lang w:val="pt-BR"/>
            <w:rPrChange w:id="2487" w:author="Ines" w:date="2022-06-09T10:07:00Z">
              <w:rPr>
                <w:b/>
                <w:color w:val="0070C0"/>
              </w:rPr>
            </w:rPrChange>
          </w:rPr>
          <w:delText xml:space="preserve">Monitoramento </w:delText>
        </w:r>
        <w:r w:rsidRPr="00A44348" w:rsidDel="00E7494A">
          <w:rPr>
            <w:color w:val="0070C0"/>
            <w:lang w:val="pt-BR"/>
            <w:rPrChange w:id="2488" w:author="Ines" w:date="2022-06-09T10:07:00Z">
              <w:rPr>
                <w:color w:val="0070C0"/>
              </w:rPr>
            </w:rPrChange>
          </w:rPr>
          <w:delText>– O sistema deverá controlar e gerenciar transações, transmissões e execuções realizadas em tempo de execução. Desta forma, deve manter logs pertinentes a cada um destes itens, para serem utilizados em auditorias, com o intuito de gerenciar e controlar o uso do sistema. Também deve ser possível identificar situações críticas durante a execução do sistema e tomar as ações necessárias para concluir corretamente ou investigar tais situações.</w:delText>
        </w:r>
      </w:del>
    </w:p>
    <w:p w14:paraId="10D60626" w14:textId="66C269B1" w:rsidR="00341B5B" w:rsidRPr="00A44348" w:rsidDel="00E7494A" w:rsidRDefault="003E6BDD">
      <w:pPr>
        <w:widowControl/>
        <w:numPr>
          <w:ilvl w:val="0"/>
          <w:numId w:val="7"/>
        </w:numPr>
        <w:pBdr>
          <w:top w:val="nil"/>
          <w:left w:val="nil"/>
          <w:bottom w:val="nil"/>
          <w:right w:val="nil"/>
          <w:between w:val="nil"/>
        </w:pBdr>
        <w:spacing w:line="240" w:lineRule="auto"/>
        <w:jc w:val="both"/>
        <w:rPr>
          <w:del w:id="2489" w:author="Ines" w:date="2022-06-09T10:30:00Z"/>
          <w:color w:val="0070C0"/>
          <w:lang w:val="pt-BR"/>
          <w:rPrChange w:id="2490" w:author="Ines" w:date="2022-06-09T10:14:00Z">
            <w:rPr>
              <w:del w:id="2491" w:author="Ines" w:date="2022-06-09T10:30:00Z"/>
              <w:color w:val="0070C0"/>
            </w:rPr>
          </w:rPrChange>
        </w:rPr>
      </w:pPr>
      <w:del w:id="2492" w:author="Ines" w:date="2022-06-09T10:30:00Z">
        <w:r w:rsidRPr="00A44348" w:rsidDel="00E7494A">
          <w:rPr>
            <w:b/>
            <w:color w:val="0070C0"/>
            <w:lang w:val="pt-BR"/>
            <w:rPrChange w:id="2493" w:author="Ines" w:date="2022-06-09T10:14:00Z">
              <w:rPr>
                <w:b/>
                <w:color w:val="0070C0"/>
              </w:rPr>
            </w:rPrChange>
          </w:rPr>
          <w:delText xml:space="preserve">Replicação de Bases de Dados </w:delText>
        </w:r>
        <w:r w:rsidRPr="00A44348" w:rsidDel="00E7494A">
          <w:rPr>
            <w:color w:val="0070C0"/>
            <w:lang w:val="pt-BR"/>
            <w:rPrChange w:id="2494" w:author="Ines" w:date="2022-06-09T10:14:00Z">
              <w:rPr>
                <w:color w:val="0070C0"/>
              </w:rPr>
            </w:rPrChange>
          </w:rPr>
          <w:delText>– O sistema deve prever um mecanismo de segurança que controle o espelhamento de Bases de Dados das estações servidoras. Deve-se possuir desta forma, um mecanismo que forneça tolerância a falhas, ou seja, no caso de uma base de dados falhar outra base de dados assuma o processamento de forma segura e transparente para o usuário.</w:delText>
        </w:r>
      </w:del>
    </w:p>
    <w:p w14:paraId="7DB69C0B" w14:textId="77777777" w:rsidR="00341B5B" w:rsidRPr="00A44348" w:rsidRDefault="00341B5B">
      <w:pPr>
        <w:widowControl/>
        <w:pBdr>
          <w:top w:val="nil"/>
          <w:left w:val="nil"/>
          <w:bottom w:val="nil"/>
          <w:right w:val="nil"/>
          <w:between w:val="nil"/>
        </w:pBdr>
        <w:spacing w:line="240" w:lineRule="auto"/>
        <w:ind w:left="720"/>
        <w:jc w:val="both"/>
        <w:rPr>
          <w:color w:val="0070C0"/>
          <w:lang w:val="pt-BR"/>
          <w:rPrChange w:id="2495" w:author="Ines" w:date="2022-06-09T10:14:00Z">
            <w:rPr>
              <w:color w:val="0070C0"/>
            </w:rPr>
          </w:rPrChange>
        </w:rPr>
      </w:pPr>
    </w:p>
    <w:p w14:paraId="618D53B2" w14:textId="77777777" w:rsidR="00341B5B" w:rsidRDefault="003E6BDD">
      <w:pPr>
        <w:pStyle w:val="Ttulo1"/>
        <w:widowControl/>
        <w:numPr>
          <w:ilvl w:val="0"/>
          <w:numId w:val="9"/>
        </w:numPr>
      </w:pPr>
      <w:bookmarkStart w:id="2496" w:name="_Toc105669279"/>
      <w:proofErr w:type="spellStart"/>
      <w:r>
        <w:lastRenderedPageBreak/>
        <w:t>Referências</w:t>
      </w:r>
      <w:bookmarkEnd w:id="2496"/>
      <w:proofErr w:type="spellEnd"/>
    </w:p>
    <w:p w14:paraId="05D0BDB1" w14:textId="6CA9B7AA" w:rsidR="00341B5B" w:rsidRPr="003640B1" w:rsidRDefault="00617AD2" w:rsidP="009770D2">
      <w:pPr>
        <w:ind w:left="720"/>
        <w:jc w:val="both"/>
        <w:pPrChange w:id="2497" w:author="Ines" w:date="2022-06-09T10:41:00Z">
          <w:pPr/>
        </w:pPrChange>
      </w:pPr>
      <w:r>
        <w:t>[1]</w:t>
      </w:r>
      <w:r>
        <w:tab/>
        <w:t xml:space="preserve">GOOGLE C++ STYLE GUIDE. </w:t>
      </w:r>
      <w:proofErr w:type="spellStart"/>
      <w:r>
        <w:t>Github</w:t>
      </w:r>
      <w:proofErr w:type="spellEnd"/>
      <w:r>
        <w:t xml:space="preserve"> Pages</w:t>
      </w:r>
      <w:r w:rsidR="009770D2">
        <w:t xml:space="preserve">. </w:t>
      </w:r>
      <w:r w:rsidR="009770D2" w:rsidRPr="00C57ED8">
        <w:rPr>
          <w:lang w:val="pt-BR"/>
        </w:rPr>
        <w:t xml:space="preserve">[s.d.]. </w:t>
      </w:r>
      <w:proofErr w:type="spellStart"/>
      <w:r w:rsidR="009770D2" w:rsidRPr="00C57ED8">
        <w:rPr>
          <w:lang w:val="pt-BR"/>
        </w:rPr>
        <w:t>Disponivel</w:t>
      </w:r>
      <w:proofErr w:type="spellEnd"/>
      <w:r w:rsidR="009770D2" w:rsidRPr="00C57ED8">
        <w:rPr>
          <w:lang w:val="pt-BR"/>
        </w:rPr>
        <w:t xml:space="preserve"> em: </w:t>
      </w:r>
      <w:r w:rsidR="00C57ED8" w:rsidRPr="00C57ED8">
        <w:rPr>
          <w:color w:val="000000" w:themeColor="text1"/>
          <w:lang w:val="pt-BR" w:eastAsia="pt-BR"/>
        </w:rPr>
        <w:t>&lt;https://google.github.io/</w:t>
      </w:r>
      <w:proofErr w:type="spellStart"/>
      <w:r w:rsidR="00C57ED8" w:rsidRPr="00C57ED8">
        <w:rPr>
          <w:color w:val="000000" w:themeColor="text1"/>
          <w:lang w:val="pt-BR" w:eastAsia="pt-BR"/>
        </w:rPr>
        <w:t>styleguide</w:t>
      </w:r>
      <w:proofErr w:type="spellEnd"/>
      <w:r w:rsidR="00C57ED8" w:rsidRPr="00C57ED8">
        <w:rPr>
          <w:color w:val="000000" w:themeColor="text1"/>
          <w:lang w:val="pt-BR" w:eastAsia="pt-BR"/>
        </w:rPr>
        <w:t xml:space="preserve">/cppguide.html&gt;. </w:t>
      </w:r>
      <w:proofErr w:type="spellStart"/>
      <w:r w:rsidR="00C57ED8" w:rsidRPr="005D646D">
        <w:rPr>
          <w:color w:val="000000" w:themeColor="text1"/>
          <w:lang w:eastAsia="pt-BR"/>
        </w:rPr>
        <w:t>Acesso</w:t>
      </w:r>
      <w:proofErr w:type="spellEnd"/>
      <w:r w:rsidR="00C57ED8" w:rsidRPr="005D646D">
        <w:rPr>
          <w:color w:val="000000" w:themeColor="text1"/>
          <w:lang w:eastAsia="pt-BR"/>
        </w:rPr>
        <w:t xml:space="preserve"> </w:t>
      </w:r>
      <w:proofErr w:type="spellStart"/>
      <w:r w:rsidR="00C57ED8" w:rsidRPr="005D646D">
        <w:rPr>
          <w:color w:val="000000" w:themeColor="text1"/>
          <w:lang w:eastAsia="pt-BR"/>
        </w:rPr>
        <w:t>em</w:t>
      </w:r>
      <w:proofErr w:type="spellEnd"/>
      <w:r w:rsidR="00C57ED8" w:rsidRPr="005D646D">
        <w:rPr>
          <w:color w:val="000000" w:themeColor="text1"/>
          <w:lang w:eastAsia="pt-BR"/>
        </w:rPr>
        <w:t xml:space="preserve">: </w:t>
      </w:r>
      <w:r w:rsidR="00C57ED8">
        <w:rPr>
          <w:color w:val="000000" w:themeColor="text1"/>
          <w:lang w:eastAsia="pt-BR"/>
        </w:rPr>
        <w:t>08</w:t>
      </w:r>
      <w:r w:rsidR="00C57ED8" w:rsidRPr="005D646D">
        <w:rPr>
          <w:color w:val="000000" w:themeColor="text1"/>
          <w:lang w:eastAsia="pt-BR"/>
        </w:rPr>
        <w:t xml:space="preserve"> de </w:t>
      </w:r>
      <w:r w:rsidR="00C57ED8">
        <w:rPr>
          <w:color w:val="000000" w:themeColor="text1"/>
          <w:lang w:eastAsia="pt-BR"/>
        </w:rPr>
        <w:t>Jun</w:t>
      </w:r>
      <w:r w:rsidR="00C57ED8" w:rsidRPr="005D646D">
        <w:rPr>
          <w:color w:val="000000" w:themeColor="text1"/>
          <w:lang w:eastAsia="pt-BR"/>
        </w:rPr>
        <w:t>. De 202</w:t>
      </w:r>
      <w:r w:rsidR="00C57ED8">
        <w:rPr>
          <w:color w:val="000000" w:themeColor="text1"/>
          <w:lang w:eastAsia="pt-BR"/>
        </w:rPr>
        <w:t>2</w:t>
      </w:r>
    </w:p>
    <w:p w14:paraId="3409E39A" w14:textId="080BCEB3" w:rsidR="00341B5B" w:rsidRPr="00A44348" w:rsidDel="00084B10" w:rsidRDefault="003E6BDD">
      <w:pPr>
        <w:widowControl/>
        <w:pBdr>
          <w:top w:val="nil"/>
          <w:left w:val="nil"/>
          <w:bottom w:val="nil"/>
          <w:right w:val="nil"/>
          <w:between w:val="nil"/>
        </w:pBdr>
        <w:spacing w:line="240" w:lineRule="auto"/>
        <w:ind w:left="708"/>
        <w:jc w:val="both"/>
        <w:rPr>
          <w:del w:id="2498" w:author="Ines" w:date="2022-06-09T10:41:00Z"/>
          <w:color w:val="000000"/>
          <w:lang w:val="pt-BR"/>
          <w:rPrChange w:id="2499" w:author="Ines" w:date="2022-06-09T10:07:00Z">
            <w:rPr>
              <w:del w:id="2500" w:author="Ines" w:date="2022-06-09T10:41:00Z"/>
              <w:color w:val="000000"/>
            </w:rPr>
          </w:rPrChange>
        </w:rPr>
      </w:pPr>
      <w:del w:id="2501" w:author="Ines" w:date="2022-06-09T10:41:00Z">
        <w:r w:rsidRPr="00A44348" w:rsidDel="00084B10">
          <w:rPr>
            <w:color w:val="000000"/>
            <w:lang w:val="pt-BR"/>
            <w:rPrChange w:id="2502" w:author="Ines" w:date="2022-06-09T10:07:00Z">
              <w:rPr>
                <w:color w:val="000000"/>
              </w:rPr>
            </w:rPrChange>
          </w:rPr>
          <w:delText>Descreve-se aqui a informação necessária para que todas as fontes de dados citadas na ERSw possam</w:delText>
        </w:r>
      </w:del>
    </w:p>
    <w:p w14:paraId="7A6D5C8A" w14:textId="0F3F239C" w:rsidR="00341B5B" w:rsidRPr="00A44348" w:rsidDel="00084B10" w:rsidRDefault="003E6BDD">
      <w:pPr>
        <w:widowControl/>
        <w:pBdr>
          <w:top w:val="nil"/>
          <w:left w:val="nil"/>
          <w:bottom w:val="nil"/>
          <w:right w:val="nil"/>
          <w:between w:val="nil"/>
        </w:pBdr>
        <w:spacing w:line="240" w:lineRule="auto"/>
        <w:ind w:left="708"/>
        <w:jc w:val="both"/>
        <w:rPr>
          <w:del w:id="2503" w:author="Ines" w:date="2022-06-09T10:41:00Z"/>
          <w:color w:val="000000"/>
          <w:lang w:val="pt-BR"/>
          <w:rPrChange w:id="2504" w:author="Ines" w:date="2022-06-09T10:14:00Z">
            <w:rPr>
              <w:del w:id="2505" w:author="Ines" w:date="2022-06-09T10:41:00Z"/>
              <w:color w:val="000000"/>
            </w:rPr>
          </w:rPrChange>
        </w:rPr>
      </w:pPr>
      <w:del w:id="2506" w:author="Ines" w:date="2022-06-09T10:41:00Z">
        <w:r w:rsidRPr="00A44348" w:rsidDel="00084B10">
          <w:rPr>
            <w:color w:val="000000"/>
            <w:lang w:val="pt-BR"/>
            <w:rPrChange w:id="2507" w:author="Ines" w:date="2022-06-09T10:14:00Z">
              <w:rPr>
                <w:color w:val="000000"/>
              </w:rPr>
            </w:rPrChange>
          </w:rPr>
          <w:delText>ser recuperadas, caso necessário</w:delText>
        </w:r>
      </w:del>
    </w:p>
    <w:p w14:paraId="508412EB" w14:textId="0445D198" w:rsidR="00341B5B" w:rsidRPr="00A44348" w:rsidDel="00084B10" w:rsidRDefault="00341B5B">
      <w:pPr>
        <w:widowControl/>
        <w:pBdr>
          <w:top w:val="nil"/>
          <w:left w:val="nil"/>
          <w:bottom w:val="nil"/>
          <w:right w:val="nil"/>
          <w:between w:val="nil"/>
        </w:pBdr>
        <w:spacing w:line="240" w:lineRule="auto"/>
        <w:ind w:left="708"/>
        <w:jc w:val="both"/>
        <w:rPr>
          <w:del w:id="2508" w:author="Ines" w:date="2022-06-09T10:41:00Z"/>
          <w:color w:val="000000"/>
          <w:lang w:val="pt-BR"/>
          <w:rPrChange w:id="2509" w:author="Ines" w:date="2022-06-09T10:14:00Z">
            <w:rPr>
              <w:del w:id="2510" w:author="Ines" w:date="2022-06-09T10:41:00Z"/>
              <w:color w:val="000000"/>
            </w:rPr>
          </w:rPrChange>
        </w:rPr>
      </w:pPr>
    </w:p>
    <w:p w14:paraId="75D693B7" w14:textId="0621B503" w:rsidR="00341B5B" w:rsidRPr="00A44348" w:rsidDel="00084B10" w:rsidRDefault="003E6BDD" w:rsidP="00432DC2">
      <w:pPr>
        <w:rPr>
          <w:del w:id="2511" w:author="Ines" w:date="2022-06-09T10:41:00Z"/>
          <w:rFonts w:ascii="Arial" w:eastAsia="Arial" w:hAnsi="Arial" w:cs="Arial"/>
          <w:color w:val="0070C0"/>
          <w:lang w:val="pt-BR"/>
          <w:rPrChange w:id="2512" w:author="Ines" w:date="2022-06-09T10:14:00Z">
            <w:rPr>
              <w:del w:id="2513" w:author="Ines" w:date="2022-06-09T10:41:00Z"/>
              <w:rFonts w:ascii="Arial" w:eastAsia="Arial" w:hAnsi="Arial" w:cs="Arial"/>
              <w:color w:val="0070C0"/>
            </w:rPr>
          </w:rPrChange>
        </w:rPr>
      </w:pPr>
      <w:del w:id="2514" w:author="Ines" w:date="2022-06-09T10:41:00Z">
        <w:r w:rsidRPr="00A44348" w:rsidDel="00084B10">
          <w:rPr>
            <w:color w:val="0070C0"/>
            <w:lang w:val="pt-BR"/>
            <w:rPrChange w:id="2515" w:author="Ines" w:date="2022-06-09T10:14:00Z">
              <w:rPr>
                <w:color w:val="0070C0"/>
              </w:rPr>
            </w:rPrChange>
          </w:rPr>
          <w:delText xml:space="preserve">A lista de referências deve ser completa e estar em acordo com as normas bibliográficas vigentes. Para cada referências é importante indicar, no mínimo, os autores, o título, o nome do veículo onde a referência foi divulgada e o ano da publicação. </w:delText>
        </w:r>
      </w:del>
    </w:p>
    <w:p w14:paraId="43EDC539" w14:textId="77777777" w:rsidR="00341B5B" w:rsidRPr="00AD156F" w:rsidRDefault="00341B5B">
      <w:pPr>
        <w:rPr>
          <w:lang w:val="pt-BR"/>
          <w:rPrChange w:id="2516" w:author="Ines" w:date="2022-06-09T10:14:00Z">
            <w:rPr/>
          </w:rPrChange>
        </w:rPr>
      </w:pPr>
    </w:p>
    <w:sectPr w:rsidR="00341B5B" w:rsidRPr="00AD156F">
      <w:headerReference w:type="default" r:id="rId28"/>
      <w:footerReference w:type="default" r:id="rId29"/>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A5788" w14:textId="77777777" w:rsidR="00617D89" w:rsidRDefault="00617D89">
      <w:pPr>
        <w:spacing w:line="240" w:lineRule="auto"/>
      </w:pPr>
      <w:r>
        <w:separator/>
      </w:r>
    </w:p>
  </w:endnote>
  <w:endnote w:type="continuationSeparator" w:id="0">
    <w:p w14:paraId="29526A51" w14:textId="77777777" w:rsidR="00617D89" w:rsidRDefault="00617D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0333A" w14:textId="77777777" w:rsidR="00341B5B" w:rsidRDefault="00341B5B">
    <w:pPr>
      <w:pBdr>
        <w:top w:val="nil"/>
        <w:left w:val="nil"/>
        <w:bottom w:val="nil"/>
        <w:right w:val="nil"/>
        <w:between w:val="nil"/>
      </w:pBdr>
      <w:spacing w:line="276" w:lineRule="auto"/>
      <w:rPr>
        <w:color w:val="000000"/>
      </w:rPr>
    </w:pPr>
  </w:p>
  <w:tbl>
    <w:tblPr>
      <w:tblStyle w:val="a9"/>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341B5B" w14:paraId="5C5ED292" w14:textId="77777777">
      <w:tc>
        <w:tcPr>
          <w:tcW w:w="3162" w:type="dxa"/>
          <w:tcBorders>
            <w:top w:val="nil"/>
            <w:left w:val="nil"/>
            <w:bottom w:val="nil"/>
            <w:right w:val="nil"/>
          </w:tcBorders>
        </w:tcPr>
        <w:p w14:paraId="3C5A022D" w14:textId="77777777" w:rsidR="00341B5B" w:rsidRDefault="003E6BDD">
          <w:pPr>
            <w:ind w:right="360"/>
            <w:rPr>
              <w:sz w:val="24"/>
              <w:szCs w:val="24"/>
            </w:rPr>
          </w:pPr>
          <w:proofErr w:type="spellStart"/>
          <w:r>
            <w:t>Confidencial</w:t>
          </w:r>
          <w:proofErr w:type="spellEnd"/>
        </w:p>
      </w:tc>
      <w:tc>
        <w:tcPr>
          <w:tcW w:w="3162" w:type="dxa"/>
          <w:tcBorders>
            <w:top w:val="nil"/>
            <w:left w:val="nil"/>
            <w:bottom w:val="nil"/>
            <w:right w:val="nil"/>
          </w:tcBorders>
        </w:tcPr>
        <w:p w14:paraId="64124479" w14:textId="77777777" w:rsidR="00341B5B" w:rsidRDefault="003E6BDD">
          <w:pPr>
            <w:jc w:val="center"/>
          </w:pPr>
          <w:r>
            <w:rPr>
              <w:rFonts w:ascii="Noto Sans Symbols" w:eastAsia="Noto Sans Symbols" w:hAnsi="Noto Sans Symbols" w:cs="Noto Sans Symbols"/>
            </w:rPr>
            <w:t>©</w:t>
          </w:r>
          <w:proofErr w:type="spellStart"/>
          <w:r>
            <w:t>TerraLAB</w:t>
          </w:r>
          <w:proofErr w:type="spellEnd"/>
          <w:r>
            <w:t>, 2019</w:t>
          </w:r>
        </w:p>
      </w:tc>
      <w:tc>
        <w:tcPr>
          <w:tcW w:w="3162" w:type="dxa"/>
          <w:tcBorders>
            <w:top w:val="nil"/>
            <w:left w:val="nil"/>
            <w:bottom w:val="nil"/>
            <w:right w:val="nil"/>
          </w:tcBorders>
        </w:tcPr>
        <w:p w14:paraId="2BD9C4C7" w14:textId="77777777" w:rsidR="00341B5B" w:rsidRDefault="003E6BDD">
          <w:pPr>
            <w:jc w:val="right"/>
          </w:pPr>
          <w:proofErr w:type="spellStart"/>
          <w:r>
            <w:t>Página</w:t>
          </w:r>
          <w:proofErr w:type="spellEnd"/>
          <w:r>
            <w:t xml:space="preserve"> </w:t>
          </w:r>
          <w:r>
            <w:fldChar w:fldCharType="begin"/>
          </w:r>
          <w:r>
            <w:instrText>PAGE</w:instrText>
          </w:r>
          <w:r>
            <w:fldChar w:fldCharType="separate"/>
          </w:r>
          <w:r w:rsidR="00D91FA1">
            <w:rPr>
              <w:noProof/>
            </w:rPr>
            <w:t>2</w:t>
          </w:r>
          <w:r>
            <w:fldChar w:fldCharType="end"/>
          </w:r>
        </w:p>
      </w:tc>
    </w:tr>
  </w:tbl>
  <w:p w14:paraId="3CC1016F" w14:textId="77777777" w:rsidR="00341B5B" w:rsidRDefault="00341B5B">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6E5E2" w14:textId="77777777" w:rsidR="00617D89" w:rsidRDefault="00617D89">
      <w:pPr>
        <w:spacing w:line="240" w:lineRule="auto"/>
      </w:pPr>
      <w:r>
        <w:separator/>
      </w:r>
    </w:p>
  </w:footnote>
  <w:footnote w:type="continuationSeparator" w:id="0">
    <w:p w14:paraId="03995B70" w14:textId="77777777" w:rsidR="00617D89" w:rsidRDefault="00617D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5C14B" w14:textId="77777777" w:rsidR="00341B5B" w:rsidRDefault="00341B5B">
    <w:pPr>
      <w:rPr>
        <w:sz w:val="24"/>
        <w:szCs w:val="24"/>
      </w:rPr>
    </w:pPr>
  </w:p>
  <w:p w14:paraId="5A453489" w14:textId="77777777" w:rsidR="00341B5B" w:rsidRDefault="00341B5B">
    <w:pPr>
      <w:pBdr>
        <w:top w:val="single" w:sz="6" w:space="1" w:color="000000"/>
      </w:pBdr>
      <w:rPr>
        <w:sz w:val="24"/>
        <w:szCs w:val="24"/>
      </w:rPr>
    </w:pPr>
  </w:p>
  <w:p w14:paraId="2BFD40E4" w14:textId="77777777" w:rsidR="00341B5B" w:rsidRPr="00A44348" w:rsidRDefault="003E6BDD">
    <w:pPr>
      <w:pBdr>
        <w:bottom w:val="single" w:sz="6" w:space="1" w:color="000000"/>
      </w:pBdr>
      <w:jc w:val="right"/>
      <w:rPr>
        <w:rFonts w:ascii="Arial" w:eastAsia="Arial" w:hAnsi="Arial" w:cs="Arial"/>
        <w:b/>
        <w:sz w:val="24"/>
        <w:szCs w:val="24"/>
        <w:lang w:val="pt-BR"/>
        <w:rPrChange w:id="13" w:author="Ines" w:date="2022-06-09T10:14:00Z">
          <w:rPr>
            <w:rFonts w:ascii="Arial" w:eastAsia="Arial" w:hAnsi="Arial" w:cs="Arial"/>
            <w:b/>
            <w:sz w:val="24"/>
            <w:szCs w:val="24"/>
          </w:rPr>
        </w:rPrChange>
      </w:rPr>
    </w:pPr>
    <w:proofErr w:type="spellStart"/>
    <w:r w:rsidRPr="00A44348">
      <w:rPr>
        <w:rFonts w:ascii="Arial" w:eastAsia="Arial" w:hAnsi="Arial" w:cs="Arial"/>
        <w:b/>
        <w:sz w:val="24"/>
        <w:szCs w:val="24"/>
        <w:lang w:val="pt-BR"/>
        <w:rPrChange w:id="14" w:author="Ines" w:date="2022-06-09T10:14:00Z">
          <w:rPr>
            <w:rFonts w:ascii="Arial" w:eastAsia="Arial" w:hAnsi="Arial" w:cs="Arial"/>
            <w:b/>
            <w:sz w:val="24"/>
            <w:szCs w:val="24"/>
          </w:rPr>
        </w:rPrChange>
      </w:rPr>
      <w:t>TerraLAB</w:t>
    </w:r>
    <w:proofErr w:type="spellEnd"/>
    <w:r w:rsidRPr="00A44348">
      <w:rPr>
        <w:rFonts w:ascii="Arial" w:eastAsia="Arial" w:hAnsi="Arial" w:cs="Arial"/>
        <w:b/>
        <w:sz w:val="24"/>
        <w:szCs w:val="24"/>
        <w:lang w:val="pt-BR"/>
        <w:rPrChange w:id="15" w:author="Ines" w:date="2022-06-09T10:14:00Z">
          <w:rPr>
            <w:rFonts w:ascii="Arial" w:eastAsia="Arial" w:hAnsi="Arial" w:cs="Arial"/>
            <w:b/>
            <w:sz w:val="24"/>
            <w:szCs w:val="24"/>
          </w:rPr>
        </w:rPrChange>
      </w:rPr>
      <w:t xml:space="preserve"> – Laboratório para Modelagem e Simulação de Sistemas Terrestres</w:t>
    </w:r>
  </w:p>
  <w:p w14:paraId="2DAF2B7E" w14:textId="77777777" w:rsidR="00341B5B" w:rsidRDefault="003E6BDD">
    <w:pPr>
      <w:pBdr>
        <w:bottom w:val="single" w:sz="6" w:space="1" w:color="000000"/>
      </w:pBdr>
      <w:jc w:val="right"/>
      <w:rPr>
        <w:rFonts w:ascii="Arial" w:eastAsia="Arial" w:hAnsi="Arial" w:cs="Arial"/>
        <w:b/>
        <w:sz w:val="24"/>
        <w:szCs w:val="24"/>
      </w:rPr>
    </w:pPr>
    <w:proofErr w:type="spellStart"/>
    <w:r>
      <w:rPr>
        <w:rFonts w:ascii="Arial" w:eastAsia="Arial" w:hAnsi="Arial" w:cs="Arial"/>
        <w:b/>
        <w:sz w:val="24"/>
        <w:szCs w:val="24"/>
      </w:rPr>
      <w:t>Departamento</w:t>
    </w:r>
    <w:proofErr w:type="spellEnd"/>
    <w:r>
      <w:rPr>
        <w:rFonts w:ascii="Arial" w:eastAsia="Arial" w:hAnsi="Arial" w:cs="Arial"/>
        <w:b/>
        <w:sz w:val="24"/>
        <w:szCs w:val="24"/>
      </w:rPr>
      <w:t xml:space="preserve"> de </w:t>
    </w:r>
    <w:proofErr w:type="spellStart"/>
    <w:r>
      <w:rPr>
        <w:rFonts w:ascii="Arial" w:eastAsia="Arial" w:hAnsi="Arial" w:cs="Arial"/>
        <w:b/>
        <w:sz w:val="24"/>
        <w:szCs w:val="24"/>
      </w:rPr>
      <w:t>Computação</w:t>
    </w:r>
    <w:proofErr w:type="spellEnd"/>
    <w:r>
      <w:rPr>
        <w:rFonts w:ascii="Arial" w:eastAsia="Arial" w:hAnsi="Arial" w:cs="Arial"/>
        <w:b/>
        <w:sz w:val="24"/>
        <w:szCs w:val="24"/>
      </w:rPr>
      <w:t xml:space="preserve"> - UFOP</w:t>
    </w:r>
  </w:p>
  <w:p w14:paraId="3424513F" w14:textId="77777777" w:rsidR="00341B5B" w:rsidRDefault="00341B5B">
    <w:pPr>
      <w:pBdr>
        <w:bottom w:val="single" w:sz="6" w:space="1" w:color="000000"/>
      </w:pBdr>
      <w:jc w:val="right"/>
      <w:rPr>
        <w:sz w:val="24"/>
        <w:szCs w:val="24"/>
      </w:rPr>
    </w:pPr>
  </w:p>
  <w:p w14:paraId="704DBADF" w14:textId="77777777" w:rsidR="00341B5B" w:rsidRDefault="00341B5B">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17F52" w14:textId="77777777" w:rsidR="00341B5B" w:rsidRDefault="00341B5B">
    <w:pPr>
      <w:pBdr>
        <w:top w:val="nil"/>
        <w:left w:val="nil"/>
        <w:bottom w:val="nil"/>
        <w:right w:val="nil"/>
        <w:between w:val="nil"/>
      </w:pBdr>
      <w:spacing w:line="276" w:lineRule="auto"/>
    </w:pPr>
  </w:p>
  <w:tbl>
    <w:tblPr>
      <w:tblStyle w:val="a8"/>
      <w:tblW w:w="93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13"/>
      <w:gridCol w:w="2041"/>
      <w:gridCol w:w="990"/>
    </w:tblGrid>
    <w:tr w:rsidR="00341B5B" w14:paraId="290CAFEB" w14:textId="77777777">
      <w:tc>
        <w:tcPr>
          <w:tcW w:w="6313" w:type="dxa"/>
          <w:tcBorders>
            <w:top w:val="single" w:sz="6" w:space="0" w:color="000000"/>
            <w:left w:val="single" w:sz="6" w:space="0" w:color="000000"/>
            <w:bottom w:val="single" w:sz="6" w:space="0" w:color="000000"/>
            <w:right w:val="single" w:sz="6" w:space="0" w:color="000000"/>
          </w:tcBorders>
        </w:tcPr>
        <w:p w14:paraId="700E4AD2" w14:textId="26E2869A" w:rsidR="00341B5B" w:rsidRDefault="00D91FA1">
          <w:proofErr w:type="spellStart"/>
          <w:ins w:id="2517" w:author="Igor Santiago" w:date="2022-06-08T20:29:00Z">
            <w:r>
              <w:t>SysSoldCar</w:t>
            </w:r>
          </w:ins>
          <w:proofErr w:type="spellEnd"/>
          <w:del w:id="2518" w:author="Igor Santiago" w:date="2022-06-08T20:29:00Z">
            <w:r w:rsidR="003E6BDD" w:rsidDel="00D91FA1">
              <w:delText>&lt;Nome do Projeto&gt;</w:delText>
            </w:r>
          </w:del>
        </w:p>
      </w:tc>
      <w:tc>
        <w:tcPr>
          <w:tcW w:w="2041" w:type="dxa"/>
          <w:tcBorders>
            <w:top w:val="single" w:sz="6" w:space="0" w:color="000000"/>
            <w:left w:val="single" w:sz="6" w:space="0" w:color="000000"/>
            <w:bottom w:val="single" w:sz="6" w:space="0" w:color="000000"/>
            <w:right w:val="single" w:sz="6" w:space="0" w:color="000000"/>
          </w:tcBorders>
        </w:tcPr>
        <w:p w14:paraId="6F5958EA" w14:textId="13AD727A" w:rsidR="00341B5B" w:rsidRDefault="003E6BDD">
          <w:pPr>
            <w:tabs>
              <w:tab w:val="left" w:pos="1135"/>
            </w:tabs>
            <w:spacing w:before="40"/>
            <w:ind w:right="68"/>
          </w:pPr>
          <w:r>
            <w:t xml:space="preserve">  </w:t>
          </w:r>
          <w:proofErr w:type="spellStart"/>
          <w:r>
            <w:t>Versão</w:t>
          </w:r>
          <w:proofErr w:type="spellEnd"/>
          <w:r>
            <w:t xml:space="preserve">:   </w:t>
          </w:r>
          <w:ins w:id="2519" w:author="Igor Santiago" w:date="2022-06-08T20:29:00Z">
            <w:r w:rsidR="00D91FA1">
              <w:t>1.0</w:t>
            </w:r>
          </w:ins>
          <w:del w:id="2520" w:author="Igor Santiago" w:date="2022-06-08T20:29:00Z">
            <w:r w:rsidDel="00D91FA1">
              <w:delText>&lt;1.0&gt;</w:delText>
            </w:r>
          </w:del>
        </w:p>
      </w:tc>
      <w:tc>
        <w:tcPr>
          <w:tcW w:w="990" w:type="dxa"/>
          <w:vMerge w:val="restart"/>
          <w:tcBorders>
            <w:top w:val="single" w:sz="6" w:space="0" w:color="000000"/>
            <w:left w:val="single" w:sz="6" w:space="0" w:color="000000"/>
          </w:tcBorders>
        </w:tcPr>
        <w:p w14:paraId="51B5084F" w14:textId="77777777" w:rsidR="00341B5B" w:rsidRDefault="003E6BDD">
          <w:pPr>
            <w:tabs>
              <w:tab w:val="left" w:pos="1135"/>
            </w:tabs>
            <w:spacing w:before="40"/>
            <w:ind w:right="68"/>
          </w:pPr>
          <w:r>
            <w:rPr>
              <w:noProof/>
            </w:rPr>
            <w:drawing>
              <wp:inline distT="0" distB="0" distL="0" distR="0" wp14:anchorId="4B7EB2AB" wp14:editId="56991E6A">
                <wp:extent cx="424180" cy="443865"/>
                <wp:effectExtent l="0" t="0" r="0" b="0"/>
                <wp:docPr id="18" name="image2.jpg" descr="logoPeq"/>
                <wp:cNvGraphicFramePr/>
                <a:graphic xmlns:a="http://schemas.openxmlformats.org/drawingml/2006/main">
                  <a:graphicData uri="http://schemas.openxmlformats.org/drawingml/2006/picture">
                    <pic:pic xmlns:pic="http://schemas.openxmlformats.org/drawingml/2006/picture">
                      <pic:nvPicPr>
                        <pic:cNvPr id="0" name="image2.jpg" descr="logoPeq"/>
                        <pic:cNvPicPr preferRelativeResize="0"/>
                      </pic:nvPicPr>
                      <pic:blipFill>
                        <a:blip r:embed="rId1"/>
                        <a:srcRect/>
                        <a:stretch>
                          <a:fillRect/>
                        </a:stretch>
                      </pic:blipFill>
                      <pic:spPr>
                        <a:xfrm>
                          <a:off x="0" y="0"/>
                          <a:ext cx="424180" cy="443865"/>
                        </a:xfrm>
                        <a:prstGeom prst="rect">
                          <a:avLst/>
                        </a:prstGeom>
                        <a:ln/>
                      </pic:spPr>
                    </pic:pic>
                  </a:graphicData>
                </a:graphic>
              </wp:inline>
            </w:drawing>
          </w:r>
        </w:p>
      </w:tc>
    </w:tr>
    <w:tr w:rsidR="00341B5B" w14:paraId="0F42D87E" w14:textId="77777777">
      <w:tc>
        <w:tcPr>
          <w:tcW w:w="6313" w:type="dxa"/>
          <w:tcBorders>
            <w:top w:val="single" w:sz="6" w:space="0" w:color="000000"/>
            <w:left w:val="single" w:sz="6" w:space="0" w:color="000000"/>
            <w:bottom w:val="single" w:sz="6" w:space="0" w:color="000000"/>
            <w:right w:val="single" w:sz="6" w:space="0" w:color="000000"/>
          </w:tcBorders>
        </w:tcPr>
        <w:p w14:paraId="66C58F74" w14:textId="77777777" w:rsidR="00341B5B" w:rsidRDefault="003E6BDD">
          <w:proofErr w:type="spellStart"/>
          <w:r>
            <w:t>Especificacão</w:t>
          </w:r>
          <w:proofErr w:type="spellEnd"/>
          <w:r>
            <w:t xml:space="preserve"> de </w:t>
          </w:r>
          <w:proofErr w:type="spellStart"/>
          <w:r>
            <w:t>Requisitos</w:t>
          </w:r>
          <w:proofErr w:type="spellEnd"/>
        </w:p>
      </w:tc>
      <w:tc>
        <w:tcPr>
          <w:tcW w:w="2041" w:type="dxa"/>
          <w:tcBorders>
            <w:top w:val="single" w:sz="6" w:space="0" w:color="000000"/>
            <w:left w:val="single" w:sz="6" w:space="0" w:color="000000"/>
            <w:bottom w:val="single" w:sz="6" w:space="0" w:color="000000"/>
            <w:right w:val="single" w:sz="6" w:space="0" w:color="000000"/>
          </w:tcBorders>
        </w:tcPr>
        <w:p w14:paraId="441D411D" w14:textId="48B0D773" w:rsidR="00341B5B" w:rsidRDefault="003E6BDD">
          <w:r>
            <w:t xml:space="preserve">  Data: </w:t>
          </w:r>
          <w:del w:id="2521" w:author="Igor Santiago" w:date="2022-06-08T20:30:00Z">
            <w:r w:rsidDel="00D91FA1">
              <w:delText xml:space="preserve"> </w:delText>
            </w:r>
          </w:del>
          <w:ins w:id="2522" w:author="Igor Santiago" w:date="2022-06-08T20:29:00Z">
            <w:r w:rsidR="00D91FA1">
              <w:t>08/06/2022</w:t>
            </w:r>
          </w:ins>
          <w:del w:id="2523" w:author="Igor Santiago" w:date="2022-06-08T20:29:00Z">
            <w:r w:rsidDel="00D91FA1">
              <w:delText>&lt;dd/mm/aa&gt;</w:delText>
            </w:r>
          </w:del>
        </w:p>
      </w:tc>
      <w:tc>
        <w:tcPr>
          <w:tcW w:w="990" w:type="dxa"/>
          <w:vMerge/>
          <w:tcBorders>
            <w:top w:val="single" w:sz="6" w:space="0" w:color="000000"/>
            <w:left w:val="single" w:sz="6" w:space="0" w:color="000000"/>
          </w:tcBorders>
        </w:tcPr>
        <w:p w14:paraId="3157C58F" w14:textId="77777777" w:rsidR="00341B5B" w:rsidRDefault="00341B5B">
          <w:pPr>
            <w:pBdr>
              <w:top w:val="nil"/>
              <w:left w:val="nil"/>
              <w:bottom w:val="nil"/>
              <w:right w:val="nil"/>
              <w:between w:val="nil"/>
            </w:pBdr>
            <w:spacing w:line="276" w:lineRule="auto"/>
          </w:pPr>
        </w:p>
      </w:tc>
    </w:tr>
    <w:tr w:rsidR="00341B5B" w:rsidRPr="00432DC2" w14:paraId="752606BB" w14:textId="77777777">
      <w:tc>
        <w:tcPr>
          <w:tcW w:w="8354" w:type="dxa"/>
          <w:gridSpan w:val="2"/>
          <w:tcBorders>
            <w:top w:val="single" w:sz="6" w:space="0" w:color="000000"/>
            <w:left w:val="single" w:sz="6" w:space="0" w:color="000000"/>
            <w:bottom w:val="single" w:sz="6" w:space="0" w:color="000000"/>
            <w:right w:val="single" w:sz="6" w:space="0" w:color="000000"/>
          </w:tcBorders>
        </w:tcPr>
        <w:p w14:paraId="12780F93" w14:textId="4F135868" w:rsidR="00341B5B" w:rsidRPr="00A44348" w:rsidRDefault="003E6BDD">
          <w:pPr>
            <w:rPr>
              <w:lang w:val="pt-BR"/>
              <w:rPrChange w:id="2524" w:author="Ines" w:date="2022-06-09T10:14:00Z">
                <w:rPr/>
              </w:rPrChange>
            </w:rPr>
          </w:pPr>
          <w:r w:rsidRPr="00A44348">
            <w:rPr>
              <w:lang w:val="pt-BR"/>
              <w:rPrChange w:id="2525" w:author="Ines" w:date="2022-06-09T10:14:00Z">
                <w:rPr/>
              </w:rPrChange>
            </w:rPr>
            <w:t>&lt;identificador do documento&gt;</w:t>
          </w:r>
          <w:ins w:id="2526" w:author="Igor Santiago" w:date="2022-06-08T20:31:00Z">
            <w:r w:rsidR="00D91FA1" w:rsidRPr="00A44348">
              <w:rPr>
                <w:lang w:val="pt-BR"/>
                <w:rPrChange w:id="2527" w:author="Ines" w:date="2022-06-09T10:14:00Z">
                  <w:rPr/>
                </w:rPrChange>
              </w:rPr>
              <w:t xml:space="preserve"> # o que colocar aqui?</w:t>
            </w:r>
          </w:ins>
        </w:p>
      </w:tc>
      <w:tc>
        <w:tcPr>
          <w:tcW w:w="990" w:type="dxa"/>
          <w:vMerge/>
          <w:tcBorders>
            <w:top w:val="single" w:sz="6" w:space="0" w:color="000000"/>
            <w:left w:val="single" w:sz="6" w:space="0" w:color="000000"/>
          </w:tcBorders>
        </w:tcPr>
        <w:p w14:paraId="22FA3DEA" w14:textId="77777777" w:rsidR="00341B5B" w:rsidRPr="00A44348" w:rsidRDefault="00341B5B">
          <w:pPr>
            <w:pBdr>
              <w:top w:val="nil"/>
              <w:left w:val="nil"/>
              <w:bottom w:val="nil"/>
              <w:right w:val="nil"/>
              <w:between w:val="nil"/>
            </w:pBdr>
            <w:spacing w:line="276" w:lineRule="auto"/>
            <w:rPr>
              <w:lang w:val="pt-BR"/>
              <w:rPrChange w:id="2528" w:author="Ines" w:date="2022-06-09T10:14:00Z">
                <w:rPr/>
              </w:rPrChange>
            </w:rPr>
          </w:pPr>
        </w:p>
      </w:tc>
    </w:tr>
  </w:tbl>
  <w:p w14:paraId="4EDD3423" w14:textId="77777777" w:rsidR="00341B5B" w:rsidRPr="00A44348" w:rsidRDefault="00341B5B">
    <w:pPr>
      <w:pBdr>
        <w:top w:val="nil"/>
        <w:left w:val="nil"/>
        <w:bottom w:val="nil"/>
        <w:right w:val="nil"/>
        <w:between w:val="nil"/>
      </w:pBdr>
      <w:tabs>
        <w:tab w:val="center" w:pos="4320"/>
        <w:tab w:val="right" w:pos="8640"/>
      </w:tabs>
      <w:spacing w:line="240" w:lineRule="auto"/>
      <w:rPr>
        <w:color w:val="000000"/>
        <w:lang w:val="pt-BR"/>
        <w:rPrChange w:id="2529" w:author="Ines" w:date="2022-06-09T10:14:00Z">
          <w:rPr>
            <w:color w:val="000000"/>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C33"/>
    <w:multiLevelType w:val="multilevel"/>
    <w:tmpl w:val="4DCCFB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8C34E1"/>
    <w:multiLevelType w:val="multilevel"/>
    <w:tmpl w:val="B00076DC"/>
    <w:lvl w:ilvl="0">
      <w:start w:val="3"/>
      <w:numFmt w:val="bullet"/>
      <w:lvlText w:val="-"/>
      <w:lvlJc w:val="left"/>
      <w:pPr>
        <w:ind w:left="1985" w:hanging="567"/>
      </w:pPr>
      <w:rPr>
        <w:rFonts w:ascii="Times New Roman" w:eastAsia="Times New Roman" w:hAnsi="Times New Roman" w:cs="Times New Roman"/>
      </w:rPr>
    </w:lvl>
    <w:lvl w:ilvl="1">
      <w:start w:val="3"/>
      <w:numFmt w:val="bullet"/>
      <w:lvlText w:val="-"/>
      <w:lvlJc w:val="left"/>
      <w:pPr>
        <w:ind w:left="2169" w:hanging="567"/>
      </w:pPr>
      <w:rPr>
        <w:rFonts w:ascii="Times New Roman" w:eastAsia="Times New Roman" w:hAnsi="Times New Roman" w:cs="Times New Roman"/>
      </w:rPr>
    </w:lvl>
    <w:lvl w:ilvl="2">
      <w:start w:val="1"/>
      <w:numFmt w:val="bullet"/>
      <w:lvlText w:val="▪"/>
      <w:lvlJc w:val="left"/>
      <w:pPr>
        <w:ind w:left="3204" w:hanging="360"/>
      </w:pPr>
      <w:rPr>
        <w:rFonts w:ascii="Noto Sans Symbols" w:eastAsia="Noto Sans Symbols" w:hAnsi="Noto Sans Symbols" w:cs="Noto Sans Symbols"/>
      </w:rPr>
    </w:lvl>
    <w:lvl w:ilvl="3">
      <w:start w:val="1"/>
      <w:numFmt w:val="bullet"/>
      <w:lvlText w:val="●"/>
      <w:lvlJc w:val="left"/>
      <w:pPr>
        <w:ind w:left="3924" w:hanging="360"/>
      </w:pPr>
      <w:rPr>
        <w:rFonts w:ascii="Noto Sans Symbols" w:eastAsia="Noto Sans Symbols" w:hAnsi="Noto Sans Symbols" w:cs="Noto Sans Symbols"/>
      </w:rPr>
    </w:lvl>
    <w:lvl w:ilvl="4">
      <w:start w:val="1"/>
      <w:numFmt w:val="bullet"/>
      <w:lvlText w:val="o"/>
      <w:lvlJc w:val="left"/>
      <w:pPr>
        <w:ind w:left="4644" w:hanging="360"/>
      </w:pPr>
      <w:rPr>
        <w:rFonts w:ascii="Courier New" w:eastAsia="Courier New" w:hAnsi="Courier New" w:cs="Courier New"/>
      </w:rPr>
    </w:lvl>
    <w:lvl w:ilvl="5">
      <w:start w:val="1"/>
      <w:numFmt w:val="bullet"/>
      <w:lvlText w:val="▪"/>
      <w:lvlJc w:val="left"/>
      <w:pPr>
        <w:ind w:left="5364" w:hanging="360"/>
      </w:pPr>
      <w:rPr>
        <w:rFonts w:ascii="Noto Sans Symbols" w:eastAsia="Noto Sans Symbols" w:hAnsi="Noto Sans Symbols" w:cs="Noto Sans Symbols"/>
      </w:rPr>
    </w:lvl>
    <w:lvl w:ilvl="6">
      <w:start w:val="1"/>
      <w:numFmt w:val="bullet"/>
      <w:lvlText w:val="●"/>
      <w:lvlJc w:val="left"/>
      <w:pPr>
        <w:ind w:left="6084" w:hanging="360"/>
      </w:pPr>
      <w:rPr>
        <w:rFonts w:ascii="Noto Sans Symbols" w:eastAsia="Noto Sans Symbols" w:hAnsi="Noto Sans Symbols" w:cs="Noto Sans Symbols"/>
      </w:rPr>
    </w:lvl>
    <w:lvl w:ilvl="7">
      <w:start w:val="1"/>
      <w:numFmt w:val="bullet"/>
      <w:lvlText w:val="o"/>
      <w:lvlJc w:val="left"/>
      <w:pPr>
        <w:ind w:left="6804" w:hanging="360"/>
      </w:pPr>
      <w:rPr>
        <w:rFonts w:ascii="Courier New" w:eastAsia="Courier New" w:hAnsi="Courier New" w:cs="Courier New"/>
      </w:rPr>
    </w:lvl>
    <w:lvl w:ilvl="8">
      <w:start w:val="1"/>
      <w:numFmt w:val="bullet"/>
      <w:lvlText w:val="▪"/>
      <w:lvlJc w:val="left"/>
      <w:pPr>
        <w:ind w:left="7524" w:hanging="360"/>
      </w:pPr>
      <w:rPr>
        <w:rFonts w:ascii="Noto Sans Symbols" w:eastAsia="Noto Sans Symbols" w:hAnsi="Noto Sans Symbols" w:cs="Noto Sans Symbols"/>
      </w:rPr>
    </w:lvl>
  </w:abstractNum>
  <w:abstractNum w:abstractNumId="2" w15:restartNumberingAfterBreak="0">
    <w:nsid w:val="01693D67"/>
    <w:multiLevelType w:val="multilevel"/>
    <w:tmpl w:val="CE1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0193A"/>
    <w:multiLevelType w:val="multilevel"/>
    <w:tmpl w:val="2CECB920"/>
    <w:lvl w:ilvl="0">
      <w:start w:val="1"/>
      <w:numFmt w:val="lowerLetter"/>
      <w:pStyle w:val="PSDS-MarcadoresCorpodeTexto"/>
      <w:lvlText w:val="%1."/>
      <w:lvlJc w:val="left"/>
      <w:pPr>
        <w:ind w:left="1428" w:hanging="360"/>
      </w:pPr>
      <w:rPr>
        <w:color w:val="auto"/>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15:restartNumberingAfterBreak="0">
    <w:nsid w:val="11CA142B"/>
    <w:multiLevelType w:val="multilevel"/>
    <w:tmpl w:val="88FEDE96"/>
    <w:lvl w:ilvl="0">
      <w:start w:val="1"/>
      <w:numFmt w:val="decimal"/>
      <w:lvlText w:val="%1."/>
      <w:lvlJc w:val="left"/>
      <w:pPr>
        <w:ind w:left="0" w:firstLine="0"/>
      </w:pPr>
    </w:lvl>
    <w:lvl w:ilvl="1">
      <w:start w:val="1"/>
      <w:numFmt w:val="decimal"/>
      <w:lvlText w:val="%1.%2"/>
      <w:lvlJc w:val="left"/>
      <w:pPr>
        <w:ind w:left="0" w:firstLine="0"/>
      </w:pPr>
      <w:rPr>
        <w:color w:val="auto"/>
      </w:rPr>
    </w:lvl>
    <w:lvl w:ilvl="2">
      <w:start w:val="1"/>
      <w:numFmt w:val="decimal"/>
      <w:lvlText w:val="%1.%2.%3"/>
      <w:lvlJc w:val="left"/>
      <w:pPr>
        <w:ind w:left="0" w:firstLine="0"/>
      </w:pPr>
      <w:rPr>
        <w:color w:val="auto"/>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147D29A5"/>
    <w:multiLevelType w:val="multilevel"/>
    <w:tmpl w:val="9CB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C0FD3"/>
    <w:multiLevelType w:val="multilevel"/>
    <w:tmpl w:val="84CE4D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03499"/>
    <w:multiLevelType w:val="multilevel"/>
    <w:tmpl w:val="FFC6E25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8" w15:restartNumberingAfterBreak="0">
    <w:nsid w:val="23AA7426"/>
    <w:multiLevelType w:val="multilevel"/>
    <w:tmpl w:val="56D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97A8D"/>
    <w:multiLevelType w:val="hybridMultilevel"/>
    <w:tmpl w:val="97B2FF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25513F4F"/>
    <w:multiLevelType w:val="multilevel"/>
    <w:tmpl w:val="E9FE779C"/>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1" w15:restartNumberingAfterBreak="0">
    <w:nsid w:val="2AAB1F52"/>
    <w:multiLevelType w:val="hybridMultilevel"/>
    <w:tmpl w:val="7EBA3DBE"/>
    <w:lvl w:ilvl="0" w:tplc="04160001">
      <w:start w:val="1"/>
      <w:numFmt w:val="bullet"/>
      <w:lvlText w:val=""/>
      <w:lvlJc w:val="left"/>
      <w:pPr>
        <w:ind w:left="732" w:hanging="360"/>
      </w:pPr>
      <w:rPr>
        <w:rFonts w:ascii="Symbol" w:hAnsi="Symbol" w:hint="default"/>
      </w:rPr>
    </w:lvl>
    <w:lvl w:ilvl="1" w:tplc="04160003">
      <w:start w:val="1"/>
      <w:numFmt w:val="bullet"/>
      <w:lvlText w:val="o"/>
      <w:lvlJc w:val="left"/>
      <w:pPr>
        <w:ind w:left="1452" w:hanging="360"/>
      </w:pPr>
      <w:rPr>
        <w:rFonts w:ascii="Courier New" w:hAnsi="Courier New" w:cs="Courier New" w:hint="default"/>
      </w:rPr>
    </w:lvl>
    <w:lvl w:ilvl="2" w:tplc="04160005" w:tentative="1">
      <w:start w:val="1"/>
      <w:numFmt w:val="bullet"/>
      <w:lvlText w:val=""/>
      <w:lvlJc w:val="left"/>
      <w:pPr>
        <w:ind w:left="2172" w:hanging="360"/>
      </w:pPr>
      <w:rPr>
        <w:rFonts w:ascii="Wingdings" w:hAnsi="Wingdings" w:hint="default"/>
      </w:rPr>
    </w:lvl>
    <w:lvl w:ilvl="3" w:tplc="04160001" w:tentative="1">
      <w:start w:val="1"/>
      <w:numFmt w:val="bullet"/>
      <w:lvlText w:val=""/>
      <w:lvlJc w:val="left"/>
      <w:pPr>
        <w:ind w:left="2892" w:hanging="360"/>
      </w:pPr>
      <w:rPr>
        <w:rFonts w:ascii="Symbol" w:hAnsi="Symbol" w:hint="default"/>
      </w:rPr>
    </w:lvl>
    <w:lvl w:ilvl="4" w:tplc="04160003" w:tentative="1">
      <w:start w:val="1"/>
      <w:numFmt w:val="bullet"/>
      <w:lvlText w:val="o"/>
      <w:lvlJc w:val="left"/>
      <w:pPr>
        <w:ind w:left="3612" w:hanging="360"/>
      </w:pPr>
      <w:rPr>
        <w:rFonts w:ascii="Courier New" w:hAnsi="Courier New" w:cs="Courier New" w:hint="default"/>
      </w:rPr>
    </w:lvl>
    <w:lvl w:ilvl="5" w:tplc="04160005" w:tentative="1">
      <w:start w:val="1"/>
      <w:numFmt w:val="bullet"/>
      <w:lvlText w:val=""/>
      <w:lvlJc w:val="left"/>
      <w:pPr>
        <w:ind w:left="4332" w:hanging="360"/>
      </w:pPr>
      <w:rPr>
        <w:rFonts w:ascii="Wingdings" w:hAnsi="Wingdings" w:hint="default"/>
      </w:rPr>
    </w:lvl>
    <w:lvl w:ilvl="6" w:tplc="04160001" w:tentative="1">
      <w:start w:val="1"/>
      <w:numFmt w:val="bullet"/>
      <w:lvlText w:val=""/>
      <w:lvlJc w:val="left"/>
      <w:pPr>
        <w:ind w:left="5052" w:hanging="360"/>
      </w:pPr>
      <w:rPr>
        <w:rFonts w:ascii="Symbol" w:hAnsi="Symbol" w:hint="default"/>
      </w:rPr>
    </w:lvl>
    <w:lvl w:ilvl="7" w:tplc="04160003" w:tentative="1">
      <w:start w:val="1"/>
      <w:numFmt w:val="bullet"/>
      <w:lvlText w:val="o"/>
      <w:lvlJc w:val="left"/>
      <w:pPr>
        <w:ind w:left="5772" w:hanging="360"/>
      </w:pPr>
      <w:rPr>
        <w:rFonts w:ascii="Courier New" w:hAnsi="Courier New" w:cs="Courier New" w:hint="default"/>
      </w:rPr>
    </w:lvl>
    <w:lvl w:ilvl="8" w:tplc="04160005" w:tentative="1">
      <w:start w:val="1"/>
      <w:numFmt w:val="bullet"/>
      <w:lvlText w:val=""/>
      <w:lvlJc w:val="left"/>
      <w:pPr>
        <w:ind w:left="6492" w:hanging="360"/>
      </w:pPr>
      <w:rPr>
        <w:rFonts w:ascii="Wingdings" w:hAnsi="Wingdings" w:hint="default"/>
      </w:rPr>
    </w:lvl>
  </w:abstractNum>
  <w:abstractNum w:abstractNumId="12" w15:restartNumberingAfterBreak="0">
    <w:nsid w:val="2CC95C41"/>
    <w:multiLevelType w:val="multilevel"/>
    <w:tmpl w:val="097E8344"/>
    <w:lvl w:ilvl="0">
      <w:start w:val="1"/>
      <w:numFmt w:val="bullet"/>
      <w:lvlText w:val=""/>
      <w:lvlJc w:val="left"/>
      <w:pPr>
        <w:ind w:left="720" w:firstLine="0"/>
      </w:pPr>
      <w:rPr>
        <w:rFonts w:ascii="Symbol" w:hAnsi="Symbol" w:hint="default"/>
      </w:rPr>
    </w:lvl>
    <w:lvl w:ilvl="1">
      <w:start w:val="1"/>
      <w:numFmt w:val="decimal"/>
      <w:lvlText w:val="%1.%2"/>
      <w:lvlJc w:val="left"/>
      <w:pPr>
        <w:ind w:left="72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720" w:firstLine="0"/>
      </w:pPr>
    </w:lvl>
    <w:lvl w:ilvl="5">
      <w:start w:val="1"/>
      <w:numFmt w:val="decimal"/>
      <w:lvlText w:val="%1.%2.%3.%4.%5.%6"/>
      <w:lvlJc w:val="left"/>
      <w:pPr>
        <w:ind w:left="720" w:firstLine="0"/>
      </w:pPr>
    </w:lvl>
    <w:lvl w:ilvl="6">
      <w:start w:val="1"/>
      <w:numFmt w:val="decimal"/>
      <w:lvlText w:val="%1.%2.%3.%4.%5.%6.%7"/>
      <w:lvlJc w:val="left"/>
      <w:pPr>
        <w:ind w:left="720" w:firstLine="0"/>
      </w:pPr>
    </w:lvl>
    <w:lvl w:ilvl="7">
      <w:start w:val="1"/>
      <w:numFmt w:val="decimal"/>
      <w:lvlText w:val="%1.%2.%3.%4.%5.%6.%7.%8"/>
      <w:lvlJc w:val="left"/>
      <w:pPr>
        <w:ind w:left="720" w:firstLine="0"/>
      </w:pPr>
    </w:lvl>
    <w:lvl w:ilvl="8">
      <w:start w:val="1"/>
      <w:numFmt w:val="decimal"/>
      <w:lvlText w:val="%1.%2.%3.%4.%5.%6.%7.%8.%9"/>
      <w:lvlJc w:val="left"/>
      <w:pPr>
        <w:ind w:left="720" w:firstLine="0"/>
      </w:pPr>
    </w:lvl>
  </w:abstractNum>
  <w:abstractNum w:abstractNumId="13" w15:restartNumberingAfterBreak="0">
    <w:nsid w:val="2F882536"/>
    <w:multiLevelType w:val="multilevel"/>
    <w:tmpl w:val="8D16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A219C1"/>
    <w:multiLevelType w:val="multilevel"/>
    <w:tmpl w:val="70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B1280"/>
    <w:multiLevelType w:val="multilevel"/>
    <w:tmpl w:val="CCBAB75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6" w15:restartNumberingAfterBreak="0">
    <w:nsid w:val="346721D6"/>
    <w:multiLevelType w:val="hybridMultilevel"/>
    <w:tmpl w:val="256ABD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389E53B3"/>
    <w:multiLevelType w:val="multilevel"/>
    <w:tmpl w:val="B8C0506A"/>
    <w:lvl w:ilvl="0">
      <w:start w:val="1"/>
      <w:numFmt w:val="lowerLetter"/>
      <w:lvlText w:val="%1."/>
      <w:lvlJc w:val="left"/>
      <w:pPr>
        <w:ind w:left="1428" w:hanging="360"/>
      </w:pPr>
      <w:rPr>
        <w:color w:val="auto"/>
      </w:rPr>
    </w:lvl>
    <w:lvl w:ilvl="1">
      <w:start w:val="1"/>
      <w:numFmt w:val="lowerLetter"/>
      <w:pStyle w:val="Marcadores2"/>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8" w15:restartNumberingAfterBreak="0">
    <w:nsid w:val="48C20112"/>
    <w:multiLevelType w:val="multilevel"/>
    <w:tmpl w:val="5A4232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9CA1264"/>
    <w:multiLevelType w:val="multilevel"/>
    <w:tmpl w:val="7B26C604"/>
    <w:lvl w:ilvl="0">
      <w:start w:val="1"/>
      <w:numFmt w:val="bullet"/>
      <w:pStyle w:val="Marcadores1"/>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0" w15:restartNumberingAfterBreak="0">
    <w:nsid w:val="518C238C"/>
    <w:multiLevelType w:val="hybridMultilevel"/>
    <w:tmpl w:val="F51480B4"/>
    <w:lvl w:ilvl="0" w:tplc="1AA44D7A">
      <w:start w:val="1"/>
      <w:numFmt w:val="lowerLetter"/>
      <w:lvlText w:val="%1."/>
      <w:lvlJc w:val="left"/>
      <w:pPr>
        <w:tabs>
          <w:tab w:val="num" w:pos="1428"/>
        </w:tabs>
        <w:ind w:left="1428" w:hanging="360"/>
      </w:pPr>
      <w:rPr>
        <w:color w:val="auto"/>
      </w:rPr>
    </w:lvl>
    <w:lvl w:ilvl="1" w:tplc="3200B9F0" w:tentative="1">
      <w:start w:val="1"/>
      <w:numFmt w:val="lowerLetter"/>
      <w:lvlText w:val="%2."/>
      <w:lvlJc w:val="left"/>
      <w:pPr>
        <w:tabs>
          <w:tab w:val="num" w:pos="2148"/>
        </w:tabs>
        <w:ind w:left="2148" w:hanging="360"/>
      </w:pPr>
    </w:lvl>
    <w:lvl w:ilvl="2" w:tplc="E3AE3B96" w:tentative="1">
      <w:start w:val="1"/>
      <w:numFmt w:val="lowerRoman"/>
      <w:lvlText w:val="%3."/>
      <w:lvlJc w:val="right"/>
      <w:pPr>
        <w:tabs>
          <w:tab w:val="num" w:pos="2868"/>
        </w:tabs>
        <w:ind w:left="2868" w:hanging="180"/>
      </w:pPr>
    </w:lvl>
    <w:lvl w:ilvl="3" w:tplc="7838803C" w:tentative="1">
      <w:start w:val="1"/>
      <w:numFmt w:val="decimal"/>
      <w:lvlText w:val="%4."/>
      <w:lvlJc w:val="left"/>
      <w:pPr>
        <w:tabs>
          <w:tab w:val="num" w:pos="3588"/>
        </w:tabs>
        <w:ind w:left="3588" w:hanging="360"/>
      </w:pPr>
    </w:lvl>
    <w:lvl w:ilvl="4" w:tplc="0DD03F78" w:tentative="1">
      <w:start w:val="1"/>
      <w:numFmt w:val="lowerLetter"/>
      <w:lvlText w:val="%5."/>
      <w:lvlJc w:val="left"/>
      <w:pPr>
        <w:tabs>
          <w:tab w:val="num" w:pos="4308"/>
        </w:tabs>
        <w:ind w:left="4308" w:hanging="360"/>
      </w:pPr>
    </w:lvl>
    <w:lvl w:ilvl="5" w:tplc="659C94C4" w:tentative="1">
      <w:start w:val="1"/>
      <w:numFmt w:val="lowerRoman"/>
      <w:lvlText w:val="%6."/>
      <w:lvlJc w:val="right"/>
      <w:pPr>
        <w:tabs>
          <w:tab w:val="num" w:pos="5028"/>
        </w:tabs>
        <w:ind w:left="5028" w:hanging="180"/>
      </w:pPr>
    </w:lvl>
    <w:lvl w:ilvl="6" w:tplc="B8FE6386" w:tentative="1">
      <w:start w:val="1"/>
      <w:numFmt w:val="decimal"/>
      <w:lvlText w:val="%7."/>
      <w:lvlJc w:val="left"/>
      <w:pPr>
        <w:tabs>
          <w:tab w:val="num" w:pos="5748"/>
        </w:tabs>
        <w:ind w:left="5748" w:hanging="360"/>
      </w:pPr>
    </w:lvl>
    <w:lvl w:ilvl="7" w:tplc="A6C8EA8C" w:tentative="1">
      <w:start w:val="1"/>
      <w:numFmt w:val="lowerLetter"/>
      <w:lvlText w:val="%8."/>
      <w:lvlJc w:val="left"/>
      <w:pPr>
        <w:tabs>
          <w:tab w:val="num" w:pos="6468"/>
        </w:tabs>
        <w:ind w:left="6468" w:hanging="360"/>
      </w:pPr>
    </w:lvl>
    <w:lvl w:ilvl="8" w:tplc="A4282AC6" w:tentative="1">
      <w:start w:val="1"/>
      <w:numFmt w:val="lowerRoman"/>
      <w:lvlText w:val="%9."/>
      <w:lvlJc w:val="right"/>
      <w:pPr>
        <w:tabs>
          <w:tab w:val="num" w:pos="7188"/>
        </w:tabs>
        <w:ind w:left="7188" w:hanging="180"/>
      </w:pPr>
    </w:lvl>
  </w:abstractNum>
  <w:abstractNum w:abstractNumId="21" w15:restartNumberingAfterBreak="0">
    <w:nsid w:val="535F324D"/>
    <w:multiLevelType w:val="multilevel"/>
    <w:tmpl w:val="E3E6A9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6AE0C0D"/>
    <w:multiLevelType w:val="multilevel"/>
    <w:tmpl w:val="A8E4A2EE"/>
    <w:lvl w:ilvl="0">
      <w:start w:val="1"/>
      <w:numFmt w:val="lowerLetter"/>
      <w:pStyle w:val="Ttulo1"/>
      <w:lvlText w:val="%1."/>
      <w:lvlJc w:val="left"/>
      <w:pPr>
        <w:ind w:left="1428" w:hanging="360"/>
      </w:pPr>
      <w:rPr>
        <w:color w:val="auto"/>
      </w:rPr>
    </w:lvl>
    <w:lvl w:ilvl="1">
      <w:start w:val="1"/>
      <w:numFmt w:val="lowerLetter"/>
      <w:pStyle w:val="Ttulo2"/>
      <w:lvlText w:val="%2."/>
      <w:lvlJc w:val="left"/>
      <w:pPr>
        <w:ind w:left="2148" w:hanging="360"/>
      </w:pPr>
    </w:lvl>
    <w:lvl w:ilvl="2">
      <w:start w:val="1"/>
      <w:numFmt w:val="lowerRoman"/>
      <w:pStyle w:val="Ttulo3"/>
      <w:lvlText w:val="%3."/>
      <w:lvlJc w:val="right"/>
      <w:pPr>
        <w:ind w:left="2868" w:hanging="180"/>
      </w:pPr>
    </w:lvl>
    <w:lvl w:ilvl="3">
      <w:start w:val="1"/>
      <w:numFmt w:val="decimal"/>
      <w:pStyle w:val="Ttulo4"/>
      <w:lvlText w:val="%4."/>
      <w:lvlJc w:val="left"/>
      <w:pPr>
        <w:ind w:left="3588" w:hanging="360"/>
      </w:pPr>
    </w:lvl>
    <w:lvl w:ilvl="4">
      <w:start w:val="1"/>
      <w:numFmt w:val="lowerLetter"/>
      <w:pStyle w:val="Ttulo5"/>
      <w:lvlText w:val="%5."/>
      <w:lvlJc w:val="left"/>
      <w:pPr>
        <w:ind w:left="4308" w:hanging="360"/>
      </w:pPr>
    </w:lvl>
    <w:lvl w:ilvl="5">
      <w:start w:val="1"/>
      <w:numFmt w:val="lowerRoman"/>
      <w:pStyle w:val="Ttulo6"/>
      <w:lvlText w:val="%6."/>
      <w:lvlJc w:val="right"/>
      <w:pPr>
        <w:ind w:left="5028" w:hanging="180"/>
      </w:pPr>
    </w:lvl>
    <w:lvl w:ilvl="6">
      <w:start w:val="1"/>
      <w:numFmt w:val="decimal"/>
      <w:pStyle w:val="Ttulo7"/>
      <w:lvlText w:val="%7."/>
      <w:lvlJc w:val="left"/>
      <w:pPr>
        <w:ind w:left="5748" w:hanging="360"/>
      </w:pPr>
    </w:lvl>
    <w:lvl w:ilvl="7">
      <w:start w:val="1"/>
      <w:numFmt w:val="lowerLetter"/>
      <w:pStyle w:val="Ttulo8"/>
      <w:lvlText w:val="%8."/>
      <w:lvlJc w:val="left"/>
      <w:pPr>
        <w:ind w:left="6468" w:hanging="360"/>
      </w:pPr>
    </w:lvl>
    <w:lvl w:ilvl="8">
      <w:start w:val="1"/>
      <w:numFmt w:val="lowerRoman"/>
      <w:pStyle w:val="Ttulo9"/>
      <w:lvlText w:val="%9."/>
      <w:lvlJc w:val="right"/>
      <w:pPr>
        <w:ind w:left="7188" w:hanging="180"/>
      </w:pPr>
    </w:lvl>
  </w:abstractNum>
  <w:abstractNum w:abstractNumId="23" w15:restartNumberingAfterBreak="0">
    <w:nsid w:val="57D72782"/>
    <w:multiLevelType w:val="multilevel"/>
    <w:tmpl w:val="C7D0F8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9E20A3F"/>
    <w:multiLevelType w:val="hybridMultilevel"/>
    <w:tmpl w:val="6B4CA33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5C991B05"/>
    <w:multiLevelType w:val="multilevel"/>
    <w:tmpl w:val="841A4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83472"/>
    <w:multiLevelType w:val="hybridMultilevel"/>
    <w:tmpl w:val="87A07B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7EA4FAF"/>
    <w:multiLevelType w:val="hybridMultilevel"/>
    <w:tmpl w:val="66228336"/>
    <w:lvl w:ilvl="0" w:tplc="04160019">
      <w:start w:val="1"/>
      <w:numFmt w:val="lowerLetter"/>
      <w:lvlText w:val="%1."/>
      <w:lvlJc w:val="left"/>
      <w:pPr>
        <w:tabs>
          <w:tab w:val="num" w:pos="1428"/>
        </w:tabs>
        <w:ind w:left="1428" w:hanging="360"/>
      </w:p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28" w15:restartNumberingAfterBreak="0">
    <w:nsid w:val="69261CE2"/>
    <w:multiLevelType w:val="hybridMultilevel"/>
    <w:tmpl w:val="A6800E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E200AF"/>
    <w:multiLevelType w:val="multilevel"/>
    <w:tmpl w:val="B5400CF8"/>
    <w:lvl w:ilvl="0">
      <w:start w:val="1"/>
      <w:numFmt w:val="bullet"/>
      <w:lvlText w:val="●"/>
      <w:lvlJc w:val="left"/>
      <w:pPr>
        <w:ind w:left="1701" w:hanging="567"/>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B17C8F"/>
    <w:multiLevelType w:val="multilevel"/>
    <w:tmpl w:val="BF0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901651">
    <w:abstractNumId w:val="22"/>
  </w:num>
  <w:num w:numId="2" w16cid:durableId="1933004982">
    <w:abstractNumId w:val="3"/>
  </w:num>
  <w:num w:numId="3" w16cid:durableId="1737047349">
    <w:abstractNumId w:val="10"/>
  </w:num>
  <w:num w:numId="4" w16cid:durableId="485441817">
    <w:abstractNumId w:val="1"/>
  </w:num>
  <w:num w:numId="5" w16cid:durableId="942227307">
    <w:abstractNumId w:val="15"/>
  </w:num>
  <w:num w:numId="6" w16cid:durableId="1761372619">
    <w:abstractNumId w:val="29"/>
  </w:num>
  <w:num w:numId="7" w16cid:durableId="709887089">
    <w:abstractNumId w:val="0"/>
  </w:num>
  <w:num w:numId="8" w16cid:durableId="1974747941">
    <w:abstractNumId w:val="18"/>
  </w:num>
  <w:num w:numId="9" w16cid:durableId="2055303750">
    <w:abstractNumId w:val="4"/>
  </w:num>
  <w:num w:numId="10" w16cid:durableId="1385449367">
    <w:abstractNumId w:val="17"/>
  </w:num>
  <w:num w:numId="11" w16cid:durableId="2125924791">
    <w:abstractNumId w:val="19"/>
  </w:num>
  <w:num w:numId="12" w16cid:durableId="1842424807">
    <w:abstractNumId w:val="7"/>
  </w:num>
  <w:num w:numId="13" w16cid:durableId="816646406">
    <w:abstractNumId w:val="23"/>
  </w:num>
  <w:num w:numId="14" w16cid:durableId="1939563109">
    <w:abstractNumId w:val="21"/>
  </w:num>
  <w:num w:numId="15" w16cid:durableId="1613129137">
    <w:abstractNumId w:val="28"/>
  </w:num>
  <w:num w:numId="16" w16cid:durableId="1171063220">
    <w:abstractNumId w:val="13"/>
  </w:num>
  <w:num w:numId="17" w16cid:durableId="353070062">
    <w:abstractNumId w:val="25"/>
  </w:num>
  <w:num w:numId="18" w16cid:durableId="1489512642">
    <w:abstractNumId w:val="2"/>
  </w:num>
  <w:num w:numId="19" w16cid:durableId="191458783">
    <w:abstractNumId w:val="5"/>
  </w:num>
  <w:num w:numId="20" w16cid:durableId="936060138">
    <w:abstractNumId w:val="8"/>
  </w:num>
  <w:num w:numId="21" w16cid:durableId="2048873822">
    <w:abstractNumId w:val="11"/>
  </w:num>
  <w:num w:numId="22" w16cid:durableId="562370418">
    <w:abstractNumId w:val="30"/>
  </w:num>
  <w:num w:numId="23" w16cid:durableId="915094099">
    <w:abstractNumId w:val="24"/>
  </w:num>
  <w:num w:numId="24" w16cid:durableId="1731608773">
    <w:abstractNumId w:val="14"/>
  </w:num>
  <w:num w:numId="25" w16cid:durableId="938101158">
    <w:abstractNumId w:val="12"/>
  </w:num>
  <w:num w:numId="26" w16cid:durableId="1929267556">
    <w:abstractNumId w:val="9"/>
  </w:num>
  <w:num w:numId="27" w16cid:durableId="1226179466">
    <w:abstractNumId w:val="16"/>
  </w:num>
  <w:num w:numId="28" w16cid:durableId="1476871650">
    <w:abstractNumId w:val="27"/>
  </w:num>
  <w:num w:numId="29" w16cid:durableId="1743944433">
    <w:abstractNumId w:val="6"/>
  </w:num>
  <w:num w:numId="30" w16cid:durableId="1117409407">
    <w:abstractNumId w:val="26"/>
  </w:num>
  <w:num w:numId="31" w16cid:durableId="88310054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w15:presenceInfo w15:providerId="Windows Live" w15:userId="28bcec4693583acc"/>
  </w15:person>
  <w15:person w15:author="Igor Santiago">
    <w15:presenceInfo w15:providerId="Windows Live" w15:userId="81ec0014998963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B5B"/>
    <w:rsid w:val="00003A85"/>
    <w:rsid w:val="00054A03"/>
    <w:rsid w:val="00084B10"/>
    <w:rsid w:val="000D689B"/>
    <w:rsid w:val="00105F1B"/>
    <w:rsid w:val="00140F89"/>
    <w:rsid w:val="001F5AFC"/>
    <w:rsid w:val="002938FD"/>
    <w:rsid w:val="002D6471"/>
    <w:rsid w:val="002E7FDF"/>
    <w:rsid w:val="003365F8"/>
    <w:rsid w:val="00341B5B"/>
    <w:rsid w:val="003640B1"/>
    <w:rsid w:val="00370E37"/>
    <w:rsid w:val="00390560"/>
    <w:rsid w:val="003E6BDD"/>
    <w:rsid w:val="00405565"/>
    <w:rsid w:val="004155EA"/>
    <w:rsid w:val="00432DC2"/>
    <w:rsid w:val="00482EA2"/>
    <w:rsid w:val="00494856"/>
    <w:rsid w:val="004E7218"/>
    <w:rsid w:val="00525C7D"/>
    <w:rsid w:val="00581DE6"/>
    <w:rsid w:val="00617AD2"/>
    <w:rsid w:val="00617D89"/>
    <w:rsid w:val="00653336"/>
    <w:rsid w:val="00671D8F"/>
    <w:rsid w:val="006C64B9"/>
    <w:rsid w:val="006D26E9"/>
    <w:rsid w:val="0073792F"/>
    <w:rsid w:val="007835EF"/>
    <w:rsid w:val="00795297"/>
    <w:rsid w:val="008063C8"/>
    <w:rsid w:val="0086682D"/>
    <w:rsid w:val="00880E60"/>
    <w:rsid w:val="008B4374"/>
    <w:rsid w:val="008C1867"/>
    <w:rsid w:val="008C2076"/>
    <w:rsid w:val="008E5535"/>
    <w:rsid w:val="0092660F"/>
    <w:rsid w:val="009273B1"/>
    <w:rsid w:val="009529E5"/>
    <w:rsid w:val="009770D2"/>
    <w:rsid w:val="00983CF7"/>
    <w:rsid w:val="009C3073"/>
    <w:rsid w:val="00A00AFA"/>
    <w:rsid w:val="00A268ED"/>
    <w:rsid w:val="00A44348"/>
    <w:rsid w:val="00AD156F"/>
    <w:rsid w:val="00B1763B"/>
    <w:rsid w:val="00BB7279"/>
    <w:rsid w:val="00BC1ECE"/>
    <w:rsid w:val="00C57ED8"/>
    <w:rsid w:val="00CA27E7"/>
    <w:rsid w:val="00CD39E6"/>
    <w:rsid w:val="00D91FA1"/>
    <w:rsid w:val="00DF5576"/>
    <w:rsid w:val="00E53578"/>
    <w:rsid w:val="00E7494A"/>
    <w:rsid w:val="00E85FD7"/>
    <w:rsid w:val="00E9745A"/>
    <w:rsid w:val="00EB02A2"/>
    <w:rsid w:val="00EC0CC5"/>
    <w:rsid w:val="00EE7ECD"/>
    <w:rsid w:val="00F03013"/>
    <w:rsid w:val="00F131C9"/>
    <w:rsid w:val="00F16341"/>
    <w:rsid w:val="00F23BE1"/>
    <w:rsid w:val="00F54135"/>
    <w:rsid w:val="00FA4964"/>
    <w:rsid w:val="00FE1027"/>
    <w:rsid w:val="00FE46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DCB1D"/>
  <w15:docId w15:val="{3C6490E4-E44D-4216-9F8B-42EF87917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964"/>
    <w:pPr>
      <w:spacing w:line="240" w:lineRule="atLeast"/>
    </w:pPr>
    <w:rPr>
      <w:lang w:val="en-US" w:eastAsia="en-US"/>
    </w:rPr>
  </w:style>
  <w:style w:type="paragraph" w:styleId="Ttulo1">
    <w:name w:val="heading 1"/>
    <w:basedOn w:val="Normal"/>
    <w:next w:val="Normal"/>
    <w:uiPriority w:val="9"/>
    <w:qFormat/>
    <w:rsid w:val="00C619B9"/>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uiPriority w:val="9"/>
    <w:unhideWhenUsed/>
    <w:qFormat/>
    <w:rsid w:val="00C619B9"/>
    <w:pPr>
      <w:numPr>
        <w:ilvl w:val="1"/>
      </w:numPr>
      <w:outlineLvl w:val="1"/>
    </w:pPr>
    <w:rPr>
      <w:sz w:val="20"/>
      <w:szCs w:val="20"/>
    </w:rPr>
  </w:style>
  <w:style w:type="paragraph" w:styleId="Ttulo3">
    <w:name w:val="heading 3"/>
    <w:basedOn w:val="Ttulo1"/>
    <w:next w:val="Normal"/>
    <w:uiPriority w:val="9"/>
    <w:unhideWhenUsed/>
    <w:qFormat/>
    <w:rsid w:val="00C619B9"/>
    <w:pPr>
      <w:numPr>
        <w:ilvl w:val="2"/>
      </w:numPr>
      <w:outlineLvl w:val="2"/>
    </w:pPr>
    <w:rPr>
      <w:b w:val="0"/>
      <w:bCs w:val="0"/>
      <w:i/>
      <w:iCs/>
      <w:sz w:val="20"/>
      <w:szCs w:val="20"/>
    </w:rPr>
  </w:style>
  <w:style w:type="paragraph" w:styleId="Ttulo4">
    <w:name w:val="heading 4"/>
    <w:basedOn w:val="Ttulo1"/>
    <w:next w:val="Normal"/>
    <w:uiPriority w:val="9"/>
    <w:unhideWhenUsed/>
    <w:qFormat/>
    <w:rsid w:val="00C619B9"/>
    <w:pPr>
      <w:numPr>
        <w:ilvl w:val="3"/>
      </w:numPr>
      <w:outlineLvl w:val="3"/>
    </w:pPr>
    <w:rPr>
      <w:b w:val="0"/>
      <w:bCs w:val="0"/>
      <w:sz w:val="20"/>
      <w:szCs w:val="20"/>
    </w:rPr>
  </w:style>
  <w:style w:type="paragraph" w:styleId="Ttulo5">
    <w:name w:val="heading 5"/>
    <w:basedOn w:val="Normal"/>
    <w:next w:val="Normal"/>
    <w:uiPriority w:val="9"/>
    <w:semiHidden/>
    <w:unhideWhenUsed/>
    <w:qFormat/>
    <w:rsid w:val="00C619B9"/>
    <w:pPr>
      <w:numPr>
        <w:ilvl w:val="4"/>
        <w:numId w:val="1"/>
      </w:numPr>
      <w:spacing w:before="240" w:after="60"/>
      <w:ind w:left="2880"/>
      <w:outlineLvl w:val="4"/>
    </w:pPr>
    <w:rPr>
      <w:sz w:val="22"/>
      <w:szCs w:val="22"/>
    </w:rPr>
  </w:style>
  <w:style w:type="paragraph" w:styleId="Ttulo6">
    <w:name w:val="heading 6"/>
    <w:basedOn w:val="Normal"/>
    <w:next w:val="Normal"/>
    <w:uiPriority w:val="9"/>
    <w:semiHidden/>
    <w:unhideWhenUsed/>
    <w:qFormat/>
    <w:rsid w:val="00C619B9"/>
    <w:pPr>
      <w:numPr>
        <w:ilvl w:val="5"/>
        <w:numId w:val="1"/>
      </w:numPr>
      <w:spacing w:before="240" w:after="60"/>
      <w:ind w:left="2880"/>
      <w:outlineLvl w:val="5"/>
    </w:pPr>
    <w:rPr>
      <w:i/>
      <w:iCs/>
      <w:sz w:val="22"/>
      <w:szCs w:val="22"/>
    </w:rPr>
  </w:style>
  <w:style w:type="paragraph" w:styleId="Ttulo7">
    <w:name w:val="heading 7"/>
    <w:basedOn w:val="Normal"/>
    <w:next w:val="Normal"/>
    <w:qFormat/>
    <w:rsid w:val="00C619B9"/>
    <w:pPr>
      <w:numPr>
        <w:ilvl w:val="6"/>
        <w:numId w:val="1"/>
      </w:numPr>
      <w:spacing w:before="240" w:after="60"/>
      <w:ind w:left="2880"/>
      <w:outlineLvl w:val="6"/>
    </w:pPr>
  </w:style>
  <w:style w:type="paragraph" w:styleId="Ttulo8">
    <w:name w:val="heading 8"/>
    <w:basedOn w:val="Normal"/>
    <w:next w:val="Normal"/>
    <w:qFormat/>
    <w:rsid w:val="00C619B9"/>
    <w:pPr>
      <w:numPr>
        <w:ilvl w:val="7"/>
        <w:numId w:val="1"/>
      </w:numPr>
      <w:spacing w:before="240" w:after="60"/>
      <w:ind w:left="2880"/>
      <w:outlineLvl w:val="7"/>
    </w:pPr>
    <w:rPr>
      <w:i/>
      <w:iCs/>
    </w:rPr>
  </w:style>
  <w:style w:type="paragraph" w:styleId="Ttulo9">
    <w:name w:val="heading 9"/>
    <w:basedOn w:val="Normal"/>
    <w:next w:val="Normal"/>
    <w:qFormat/>
    <w:rsid w:val="00C619B9"/>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C619B9"/>
    <w:pPr>
      <w:spacing w:line="240" w:lineRule="auto"/>
      <w:jc w:val="center"/>
    </w:pPr>
    <w:rPr>
      <w:rFonts w:ascii="Arial" w:hAnsi="Arial" w:cs="Arial"/>
      <w:b/>
      <w:bCs/>
      <w:sz w:val="36"/>
      <w:szCs w:val="36"/>
    </w:rPr>
  </w:style>
  <w:style w:type="paragraph" w:customStyle="1" w:styleId="Paragraph2">
    <w:name w:val="Paragraph2"/>
    <w:basedOn w:val="Normal"/>
    <w:rsid w:val="00C619B9"/>
    <w:pPr>
      <w:spacing w:before="80"/>
      <w:ind w:left="720"/>
      <w:jc w:val="both"/>
    </w:pPr>
    <w:rPr>
      <w:color w:val="000000"/>
      <w:lang w:val="en-AU"/>
    </w:rPr>
  </w:style>
  <w:style w:type="paragraph" w:styleId="Subttulo">
    <w:name w:val="Subtitle"/>
    <w:basedOn w:val="Normal"/>
    <w:next w:val="Normal"/>
    <w:uiPriority w:val="11"/>
    <w:qFormat/>
    <w:pPr>
      <w:spacing w:after="60"/>
      <w:jc w:val="center"/>
    </w:pPr>
    <w:rPr>
      <w:rFonts w:ascii="Arial" w:eastAsia="Arial" w:hAnsi="Arial" w:cs="Arial"/>
      <w:i/>
      <w:sz w:val="36"/>
      <w:szCs w:val="36"/>
    </w:rPr>
  </w:style>
  <w:style w:type="paragraph" w:styleId="Recuonormal">
    <w:name w:val="Normal Indent"/>
    <w:basedOn w:val="Normal"/>
    <w:rsid w:val="00C619B9"/>
    <w:pPr>
      <w:ind w:left="900" w:hanging="900"/>
    </w:pPr>
  </w:style>
  <w:style w:type="paragraph" w:styleId="Sumrio1">
    <w:name w:val="toc 1"/>
    <w:basedOn w:val="Normal"/>
    <w:next w:val="Normal"/>
    <w:autoRedefine/>
    <w:uiPriority w:val="39"/>
    <w:rsid w:val="00C619B9"/>
    <w:pPr>
      <w:tabs>
        <w:tab w:val="right" w:pos="9360"/>
      </w:tabs>
      <w:spacing w:before="240" w:after="60"/>
      <w:ind w:right="720"/>
    </w:pPr>
  </w:style>
  <w:style w:type="paragraph" w:styleId="Sumrio2">
    <w:name w:val="toc 2"/>
    <w:basedOn w:val="Normal"/>
    <w:next w:val="Normal"/>
    <w:autoRedefine/>
    <w:uiPriority w:val="39"/>
    <w:rsid w:val="00C619B9"/>
    <w:pPr>
      <w:tabs>
        <w:tab w:val="right" w:pos="9360"/>
      </w:tabs>
      <w:ind w:left="432" w:right="720"/>
    </w:pPr>
  </w:style>
  <w:style w:type="paragraph" w:styleId="Sumrio3">
    <w:name w:val="toc 3"/>
    <w:basedOn w:val="Normal"/>
    <w:next w:val="Normal"/>
    <w:autoRedefine/>
    <w:uiPriority w:val="39"/>
    <w:rsid w:val="00C619B9"/>
    <w:pPr>
      <w:tabs>
        <w:tab w:val="left" w:pos="1440"/>
        <w:tab w:val="right" w:pos="9360"/>
      </w:tabs>
      <w:ind w:left="864"/>
    </w:pPr>
  </w:style>
  <w:style w:type="paragraph" w:styleId="Cabealho">
    <w:name w:val="header"/>
    <w:basedOn w:val="Normal"/>
    <w:rsid w:val="00C619B9"/>
    <w:pPr>
      <w:tabs>
        <w:tab w:val="center" w:pos="4320"/>
        <w:tab w:val="right" w:pos="8640"/>
      </w:tabs>
    </w:pPr>
  </w:style>
  <w:style w:type="paragraph" w:styleId="Rodap">
    <w:name w:val="footer"/>
    <w:basedOn w:val="Normal"/>
    <w:rsid w:val="00C619B9"/>
    <w:pPr>
      <w:tabs>
        <w:tab w:val="center" w:pos="4320"/>
        <w:tab w:val="right" w:pos="8640"/>
      </w:tabs>
    </w:pPr>
  </w:style>
  <w:style w:type="character" w:styleId="Nmerodepgina">
    <w:name w:val="page number"/>
    <w:basedOn w:val="Fontepargpadro"/>
    <w:rsid w:val="00C619B9"/>
  </w:style>
  <w:style w:type="paragraph" w:customStyle="1" w:styleId="Paragraph3">
    <w:name w:val="Paragraph3"/>
    <w:basedOn w:val="Normal"/>
    <w:rsid w:val="00C619B9"/>
    <w:pPr>
      <w:spacing w:before="80" w:line="240" w:lineRule="auto"/>
      <w:ind w:left="1530"/>
      <w:jc w:val="both"/>
    </w:pPr>
  </w:style>
  <w:style w:type="paragraph" w:customStyle="1" w:styleId="Paragraph4">
    <w:name w:val="Paragraph4"/>
    <w:basedOn w:val="Normal"/>
    <w:rsid w:val="00C619B9"/>
    <w:pPr>
      <w:spacing w:before="80" w:line="240" w:lineRule="auto"/>
      <w:ind w:left="2250"/>
      <w:jc w:val="both"/>
    </w:pPr>
  </w:style>
  <w:style w:type="paragraph" w:customStyle="1" w:styleId="Tabletext">
    <w:name w:val="Tabletext"/>
    <w:basedOn w:val="Normal"/>
    <w:rsid w:val="00C619B9"/>
    <w:pPr>
      <w:keepLines/>
      <w:spacing w:after="120"/>
    </w:pPr>
  </w:style>
  <w:style w:type="paragraph" w:styleId="Corpodetexto">
    <w:name w:val="Body Text"/>
    <w:basedOn w:val="Normal"/>
    <w:rsid w:val="00C619B9"/>
    <w:pPr>
      <w:keepLines/>
      <w:spacing w:after="120"/>
      <w:ind w:left="720"/>
    </w:pPr>
  </w:style>
  <w:style w:type="paragraph" w:styleId="Sumrio4">
    <w:name w:val="toc 4"/>
    <w:basedOn w:val="Normal"/>
    <w:next w:val="Normal"/>
    <w:autoRedefine/>
    <w:semiHidden/>
    <w:rsid w:val="00C619B9"/>
    <w:pPr>
      <w:ind w:left="600"/>
    </w:pPr>
  </w:style>
  <w:style w:type="paragraph" w:styleId="Sumrio5">
    <w:name w:val="toc 5"/>
    <w:basedOn w:val="Normal"/>
    <w:next w:val="Normal"/>
    <w:autoRedefine/>
    <w:semiHidden/>
    <w:rsid w:val="00C619B9"/>
    <w:pPr>
      <w:ind w:left="800"/>
    </w:pPr>
  </w:style>
  <w:style w:type="paragraph" w:styleId="Sumrio6">
    <w:name w:val="toc 6"/>
    <w:basedOn w:val="Normal"/>
    <w:next w:val="Normal"/>
    <w:autoRedefine/>
    <w:semiHidden/>
    <w:rsid w:val="00C619B9"/>
    <w:pPr>
      <w:ind w:left="1000"/>
    </w:pPr>
  </w:style>
  <w:style w:type="paragraph" w:styleId="Sumrio7">
    <w:name w:val="toc 7"/>
    <w:basedOn w:val="Normal"/>
    <w:next w:val="Normal"/>
    <w:autoRedefine/>
    <w:semiHidden/>
    <w:rsid w:val="00C619B9"/>
    <w:pPr>
      <w:ind w:left="1200"/>
    </w:pPr>
  </w:style>
  <w:style w:type="paragraph" w:styleId="Sumrio8">
    <w:name w:val="toc 8"/>
    <w:basedOn w:val="Normal"/>
    <w:next w:val="Normal"/>
    <w:autoRedefine/>
    <w:semiHidden/>
    <w:rsid w:val="00C619B9"/>
    <w:pPr>
      <w:ind w:left="1400"/>
    </w:pPr>
  </w:style>
  <w:style w:type="paragraph" w:styleId="Sumrio9">
    <w:name w:val="toc 9"/>
    <w:basedOn w:val="Normal"/>
    <w:next w:val="Normal"/>
    <w:autoRedefine/>
    <w:semiHidden/>
    <w:rsid w:val="00C619B9"/>
    <w:pPr>
      <w:ind w:left="1600"/>
    </w:pPr>
  </w:style>
  <w:style w:type="paragraph" w:customStyle="1" w:styleId="Bullet1">
    <w:name w:val="Bullet1"/>
    <w:basedOn w:val="Normal"/>
    <w:rsid w:val="00C619B9"/>
    <w:pPr>
      <w:ind w:left="720" w:hanging="432"/>
    </w:pPr>
  </w:style>
  <w:style w:type="paragraph" w:customStyle="1" w:styleId="Bullet2">
    <w:name w:val="Bullet2"/>
    <w:basedOn w:val="Normal"/>
    <w:rsid w:val="00C619B9"/>
    <w:pPr>
      <w:ind w:left="1440" w:hanging="360"/>
    </w:pPr>
    <w:rPr>
      <w:color w:val="000080"/>
    </w:rPr>
  </w:style>
  <w:style w:type="paragraph" w:styleId="MapadoDocumento">
    <w:name w:val="Document Map"/>
    <w:basedOn w:val="Normal"/>
    <w:semiHidden/>
    <w:rsid w:val="00C619B9"/>
    <w:pPr>
      <w:shd w:val="clear" w:color="auto" w:fill="000080"/>
    </w:pPr>
    <w:rPr>
      <w:rFonts w:ascii="Tahoma" w:hAnsi="Tahoma" w:cs="Tahoma"/>
    </w:rPr>
  </w:style>
  <w:style w:type="character" w:styleId="Refdenotaderodap">
    <w:name w:val="footnote reference"/>
    <w:basedOn w:val="Fontepargpadro"/>
    <w:semiHidden/>
    <w:rsid w:val="00C619B9"/>
    <w:rPr>
      <w:sz w:val="20"/>
      <w:szCs w:val="20"/>
      <w:vertAlign w:val="superscript"/>
    </w:rPr>
  </w:style>
  <w:style w:type="paragraph" w:styleId="Textodenotaderodap">
    <w:name w:val="footnote text"/>
    <w:basedOn w:val="Normal"/>
    <w:semiHidden/>
    <w:rsid w:val="00C619B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Normal"/>
    <w:rsid w:val="00C619B9"/>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C619B9"/>
    <w:pPr>
      <w:spacing w:before="80" w:line="240" w:lineRule="auto"/>
      <w:jc w:val="both"/>
    </w:pPr>
  </w:style>
  <w:style w:type="paragraph" w:styleId="Recuodecorpodetexto">
    <w:name w:val="Body Text Indent"/>
    <w:basedOn w:val="Normal"/>
    <w:rsid w:val="00C619B9"/>
    <w:pPr>
      <w:ind w:left="720"/>
    </w:pPr>
    <w:rPr>
      <w:i/>
      <w:iCs/>
      <w:color w:val="0000FF"/>
      <w:u w:val="single"/>
    </w:rPr>
  </w:style>
  <w:style w:type="paragraph" w:customStyle="1" w:styleId="Body">
    <w:name w:val="Body"/>
    <w:basedOn w:val="Normal"/>
    <w:rsid w:val="00C619B9"/>
    <w:pPr>
      <w:widowControl/>
      <w:spacing w:before="120" w:line="240" w:lineRule="auto"/>
      <w:jc w:val="both"/>
    </w:pPr>
    <w:rPr>
      <w:rFonts w:ascii="Book Antiqua" w:hAnsi="Book Antiqua" w:cs="Book Antiqua"/>
    </w:rPr>
  </w:style>
  <w:style w:type="paragraph" w:customStyle="1" w:styleId="Bullet">
    <w:name w:val="Bullet"/>
    <w:basedOn w:val="Normal"/>
    <w:rsid w:val="00C619B9"/>
    <w:pPr>
      <w:widowControl/>
      <w:tabs>
        <w:tab w:val="left" w:pos="720"/>
      </w:tabs>
      <w:spacing w:before="120" w:line="240" w:lineRule="auto"/>
      <w:ind w:left="720" w:right="360" w:hanging="720"/>
      <w:jc w:val="both"/>
    </w:pPr>
    <w:rPr>
      <w:rFonts w:ascii="Book Antiqua" w:hAnsi="Book Antiqua" w:cs="Book Antiqua"/>
    </w:rPr>
  </w:style>
  <w:style w:type="paragraph" w:customStyle="1" w:styleId="InfoBlue">
    <w:name w:val="InfoBlue"/>
    <w:basedOn w:val="Normal"/>
    <w:next w:val="Corpodetexto"/>
    <w:autoRedefine/>
    <w:rsid w:val="00C619B9"/>
    <w:pPr>
      <w:spacing w:after="120"/>
      <w:ind w:left="720"/>
    </w:pPr>
    <w:rPr>
      <w:i/>
      <w:iCs/>
      <w:color w:val="0000FF"/>
    </w:rPr>
  </w:style>
  <w:style w:type="character" w:styleId="Hyperlink">
    <w:name w:val="Hyperlink"/>
    <w:basedOn w:val="Fontepargpadro"/>
    <w:uiPriority w:val="99"/>
    <w:rsid w:val="00C619B9"/>
    <w:rPr>
      <w:color w:val="0000FF"/>
      <w:u w:val="single"/>
    </w:rPr>
  </w:style>
  <w:style w:type="paragraph" w:styleId="NormalWeb">
    <w:name w:val="Normal (Web)"/>
    <w:basedOn w:val="Normal"/>
    <w:uiPriority w:val="99"/>
    <w:rsid w:val="00C619B9"/>
    <w:pPr>
      <w:widowControl/>
      <w:spacing w:before="100" w:beforeAutospacing="1" w:after="100" w:afterAutospacing="1" w:line="240" w:lineRule="auto"/>
    </w:pPr>
    <w:rPr>
      <w:sz w:val="24"/>
      <w:szCs w:val="24"/>
    </w:rPr>
  </w:style>
  <w:style w:type="paragraph" w:customStyle="1" w:styleId="infoblue0">
    <w:name w:val="infoblue"/>
    <w:basedOn w:val="Normal"/>
    <w:rsid w:val="00C619B9"/>
    <w:pPr>
      <w:widowControl/>
      <w:spacing w:after="120"/>
      <w:ind w:left="720"/>
    </w:pPr>
    <w:rPr>
      <w:i/>
      <w:iCs/>
      <w:color w:val="0000FF"/>
    </w:rPr>
  </w:style>
  <w:style w:type="table" w:styleId="Tabelacomgrade">
    <w:name w:val="Table Grid"/>
    <w:basedOn w:val="Tabelanormal"/>
    <w:rsid w:val="008C658F"/>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DS-CorpodeTexto">
    <w:name w:val="PSDS - Corpo de Texto"/>
    <w:basedOn w:val="Normal"/>
    <w:rsid w:val="0049450E"/>
    <w:pPr>
      <w:widowControl/>
      <w:spacing w:line="240" w:lineRule="auto"/>
    </w:pPr>
    <w:rPr>
      <w:rFonts w:ascii="Arial" w:hAnsi="Arial"/>
      <w:lang w:val="pt-BR" w:eastAsia="pt-BR"/>
    </w:rPr>
  </w:style>
  <w:style w:type="paragraph" w:customStyle="1" w:styleId="PSDS-MarcadoresCorpodeTexto">
    <w:name w:val="PSDS - Marcadores Corpo de Texto"/>
    <w:basedOn w:val="PSDS-CorpodeTexto"/>
    <w:rsid w:val="0049450E"/>
    <w:pPr>
      <w:numPr>
        <w:numId w:val="2"/>
      </w:numPr>
    </w:pPr>
  </w:style>
  <w:style w:type="paragraph" w:styleId="Textodebalo">
    <w:name w:val="Balloon Text"/>
    <w:basedOn w:val="Normal"/>
    <w:link w:val="TextodebaloChar"/>
    <w:uiPriority w:val="99"/>
    <w:semiHidden/>
    <w:unhideWhenUsed/>
    <w:rsid w:val="00A51E9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51E97"/>
    <w:rPr>
      <w:rFonts w:ascii="Tahoma" w:hAnsi="Tahoma" w:cs="Tahoma"/>
      <w:sz w:val="16"/>
      <w:szCs w:val="16"/>
      <w:lang w:val="en-US" w:eastAsia="en-US"/>
    </w:rPr>
  </w:style>
  <w:style w:type="paragraph" w:customStyle="1" w:styleId="CVRDNORMAL">
    <w:name w:val="CVRD_ NORMAL"/>
    <w:basedOn w:val="Normal"/>
    <w:link w:val="CVRDNORMALChar1"/>
    <w:autoRedefine/>
    <w:rsid w:val="00CD1BBC"/>
    <w:pPr>
      <w:widowControl/>
      <w:tabs>
        <w:tab w:val="right" w:pos="9922"/>
      </w:tabs>
      <w:spacing w:line="240" w:lineRule="auto"/>
    </w:pPr>
    <w:rPr>
      <w:b/>
      <w:color w:val="0070C0"/>
      <w:sz w:val="22"/>
      <w:szCs w:val="22"/>
      <w:lang w:val="pt-BR" w:eastAsia="pt-BR"/>
    </w:rPr>
  </w:style>
  <w:style w:type="paragraph" w:customStyle="1" w:styleId="Marcadores2">
    <w:name w:val="Marcadores 2"/>
    <w:basedOn w:val="Normal"/>
    <w:autoRedefine/>
    <w:rsid w:val="003D0DD5"/>
    <w:pPr>
      <w:widowControl/>
      <w:numPr>
        <w:ilvl w:val="1"/>
        <w:numId w:val="10"/>
      </w:numPr>
      <w:tabs>
        <w:tab w:val="left" w:pos="2268"/>
      </w:tabs>
      <w:spacing w:line="240" w:lineRule="auto"/>
      <w:ind w:left="2268"/>
    </w:pPr>
    <w:rPr>
      <w:rFonts w:ascii="Arial" w:hAnsi="Arial" w:cs="Arial"/>
      <w:sz w:val="24"/>
      <w:szCs w:val="22"/>
      <w:lang w:val="pt-BR" w:eastAsia="pt-BR"/>
    </w:rPr>
  </w:style>
  <w:style w:type="character" w:customStyle="1" w:styleId="CVRDNORMALChar1">
    <w:name w:val="CVRD_ NORMAL Char1"/>
    <w:basedOn w:val="Fontepargpadro"/>
    <w:link w:val="CVRDNORMAL"/>
    <w:rsid w:val="00CD1BBC"/>
    <w:rPr>
      <w:b/>
      <w:color w:val="0070C0"/>
      <w:sz w:val="22"/>
      <w:szCs w:val="22"/>
    </w:rPr>
  </w:style>
  <w:style w:type="paragraph" w:customStyle="1" w:styleId="NormalPeq">
    <w:name w:val="Normal Peq"/>
    <w:basedOn w:val="Normal"/>
    <w:rsid w:val="00385404"/>
    <w:pPr>
      <w:widowControl/>
      <w:spacing w:before="120" w:after="120" w:line="240" w:lineRule="auto"/>
      <w:jc w:val="both"/>
    </w:pPr>
    <w:rPr>
      <w:rFonts w:ascii="Tahoma" w:hAnsi="Tahoma"/>
      <w:sz w:val="18"/>
      <w:szCs w:val="24"/>
      <w:lang w:val="pt-BR"/>
    </w:rPr>
  </w:style>
  <w:style w:type="paragraph" w:customStyle="1" w:styleId="Marcadores1">
    <w:name w:val="Marcadores 1"/>
    <w:basedOn w:val="Normal"/>
    <w:rsid w:val="006F26C5"/>
    <w:pPr>
      <w:widowControl/>
      <w:numPr>
        <w:numId w:val="11"/>
      </w:numPr>
      <w:suppressAutoHyphens/>
      <w:spacing w:after="180" w:line="240" w:lineRule="auto"/>
    </w:pPr>
    <w:rPr>
      <w:rFonts w:ascii="Arial" w:hAnsi="Arial" w:cs="Arial"/>
      <w:sz w:val="24"/>
      <w:szCs w:val="24"/>
      <w:lang w:val="pt-BR" w:eastAsia="ar-SA"/>
    </w:rPr>
  </w:style>
  <w:style w:type="paragraph" w:styleId="Legenda">
    <w:name w:val="caption"/>
    <w:basedOn w:val="Normal"/>
    <w:next w:val="Normal"/>
    <w:qFormat/>
    <w:rsid w:val="006F26C5"/>
    <w:pPr>
      <w:widowControl/>
      <w:spacing w:line="240" w:lineRule="auto"/>
    </w:pPr>
    <w:rPr>
      <w:rFonts w:ascii="Arial" w:hAnsi="Arial"/>
      <w:b/>
      <w:bCs/>
      <w:lang w:val="pt-BR" w:eastAsia="pt-BR"/>
    </w:rPr>
  </w:style>
  <w:style w:type="paragraph" w:styleId="PargrafodaLista">
    <w:name w:val="List Paragraph"/>
    <w:basedOn w:val="Normal"/>
    <w:uiPriority w:val="34"/>
    <w:qFormat/>
    <w:rsid w:val="00582089"/>
    <w:pPr>
      <w:ind w:left="720"/>
      <w:contextualSpacing/>
    </w:pPr>
    <w:rPr>
      <w:lang w:val="pt-BR"/>
    </w:rPr>
  </w:style>
  <w:style w:type="table" w:customStyle="1" w:styleId="a">
    <w:basedOn w:val="Tabelanormal"/>
    <w:tblPr>
      <w:tblStyleRowBandSize w:val="1"/>
      <w:tblStyleColBandSize w:val="1"/>
      <w:tblCellMar>
        <w:left w:w="115" w:type="dxa"/>
        <w:right w:w="115" w:type="dxa"/>
      </w:tblCellMar>
    </w:tblPr>
  </w:style>
  <w:style w:type="table" w:customStyle="1" w:styleId="a0">
    <w:basedOn w:val="Tabelanormal"/>
    <w:tblPr>
      <w:tblStyleRowBandSize w:val="1"/>
      <w:tblStyleColBandSize w:val="1"/>
      <w:tblCellMar>
        <w:left w:w="115" w:type="dxa"/>
        <w:right w:w="115" w:type="dxa"/>
      </w:tblCellMar>
    </w:tblPr>
  </w:style>
  <w:style w:type="table" w:customStyle="1" w:styleId="a1">
    <w:basedOn w:val="Tabelanormal"/>
    <w:tblPr>
      <w:tblStyleRowBandSize w:val="1"/>
      <w:tblStyleColBandSize w:val="1"/>
      <w:tblCellMar>
        <w:left w:w="115" w:type="dxa"/>
        <w:right w:w="115" w:type="dxa"/>
      </w:tblCellMar>
    </w:tblPr>
  </w:style>
  <w:style w:type="table" w:customStyle="1" w:styleId="a2">
    <w:basedOn w:val="Tabelanormal"/>
    <w:tblPr>
      <w:tblStyleRowBandSize w:val="1"/>
      <w:tblStyleColBandSize w:val="1"/>
      <w:tblCellMar>
        <w:left w:w="115" w:type="dxa"/>
        <w:right w:w="115" w:type="dxa"/>
      </w:tblCellMar>
    </w:tblPr>
  </w:style>
  <w:style w:type="table" w:customStyle="1" w:styleId="a3">
    <w:basedOn w:val="Tabelanormal"/>
    <w:tblPr>
      <w:tblStyleRowBandSize w:val="1"/>
      <w:tblStyleColBandSize w:val="1"/>
      <w:tblCellMar>
        <w:left w:w="115" w:type="dxa"/>
        <w:right w:w="115" w:type="dxa"/>
      </w:tblCellMar>
    </w:tblPr>
  </w:style>
  <w:style w:type="table" w:customStyle="1" w:styleId="a4">
    <w:basedOn w:val="Tabelanormal"/>
    <w:tblPr>
      <w:tblStyleRowBandSize w:val="1"/>
      <w:tblStyleColBandSize w:val="1"/>
      <w:tblCellMar>
        <w:left w:w="115" w:type="dxa"/>
        <w:right w:w="115" w:type="dxa"/>
      </w:tblCellMar>
    </w:tblPr>
  </w:style>
  <w:style w:type="table" w:customStyle="1" w:styleId="a5">
    <w:basedOn w:val="Tabelanormal"/>
    <w:tblPr>
      <w:tblStyleRowBandSize w:val="1"/>
      <w:tblStyleColBandSize w:val="1"/>
      <w:tblCellMar>
        <w:left w:w="115" w:type="dxa"/>
        <w:right w:w="115" w:type="dxa"/>
      </w:tblCellMar>
    </w:tblPr>
  </w:style>
  <w:style w:type="table" w:customStyle="1" w:styleId="a6">
    <w:basedOn w:val="Tabelanormal"/>
    <w:tblPr>
      <w:tblStyleRowBandSize w:val="1"/>
      <w:tblStyleColBandSize w:val="1"/>
      <w:tblCellMar>
        <w:left w:w="115" w:type="dxa"/>
        <w:right w:w="115" w:type="dxa"/>
      </w:tblCellMar>
    </w:tblPr>
  </w:style>
  <w:style w:type="table" w:customStyle="1" w:styleId="a7">
    <w:basedOn w:val="Tabelanormal"/>
    <w:tblPr>
      <w:tblStyleRowBandSize w:val="1"/>
      <w:tblStyleColBandSize w:val="1"/>
    </w:tblPr>
  </w:style>
  <w:style w:type="table" w:customStyle="1" w:styleId="a8">
    <w:basedOn w:val="Tabelanormal"/>
    <w:tblPr>
      <w:tblStyleRowBandSize w:val="1"/>
      <w:tblStyleColBandSize w:val="1"/>
      <w:tblCellMar>
        <w:left w:w="115" w:type="dxa"/>
        <w:right w:w="115" w:type="dxa"/>
      </w:tblCellMar>
    </w:tblPr>
  </w:style>
  <w:style w:type="table" w:customStyle="1" w:styleId="a9">
    <w:basedOn w:val="Tabelanormal"/>
    <w:tblPr>
      <w:tblStyleRowBandSize w:val="1"/>
      <w:tblStyleColBandSize w:val="1"/>
      <w:tblCellMar>
        <w:left w:w="115" w:type="dxa"/>
        <w:right w:w="115" w:type="dxa"/>
      </w:tblCellMar>
    </w:tblPr>
  </w:style>
  <w:style w:type="character" w:customStyle="1" w:styleId="apple-tab-span">
    <w:name w:val="apple-tab-span"/>
    <w:basedOn w:val="Fontepargpadro"/>
    <w:rsid w:val="00390560"/>
  </w:style>
  <w:style w:type="character" w:styleId="MenoPendente">
    <w:name w:val="Unresolved Mention"/>
    <w:basedOn w:val="Fontepargpadro"/>
    <w:uiPriority w:val="99"/>
    <w:semiHidden/>
    <w:unhideWhenUsed/>
    <w:rsid w:val="009C3073"/>
    <w:rPr>
      <w:color w:val="605E5C"/>
      <w:shd w:val="clear" w:color="auto" w:fill="E1DFDD"/>
    </w:rPr>
  </w:style>
  <w:style w:type="paragraph" w:styleId="Reviso">
    <w:name w:val="Revision"/>
    <w:hidden/>
    <w:uiPriority w:val="99"/>
    <w:semiHidden/>
    <w:rsid w:val="00E85FD7"/>
    <w:pPr>
      <w:widowControl/>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2609">
      <w:bodyDiv w:val="1"/>
      <w:marLeft w:val="0"/>
      <w:marRight w:val="0"/>
      <w:marTop w:val="0"/>
      <w:marBottom w:val="0"/>
      <w:divBdr>
        <w:top w:val="none" w:sz="0" w:space="0" w:color="auto"/>
        <w:left w:val="none" w:sz="0" w:space="0" w:color="auto"/>
        <w:bottom w:val="none" w:sz="0" w:space="0" w:color="auto"/>
        <w:right w:val="none" w:sz="0" w:space="0" w:color="auto"/>
      </w:divBdr>
    </w:div>
    <w:div w:id="227500944">
      <w:bodyDiv w:val="1"/>
      <w:marLeft w:val="0"/>
      <w:marRight w:val="0"/>
      <w:marTop w:val="0"/>
      <w:marBottom w:val="0"/>
      <w:divBdr>
        <w:top w:val="none" w:sz="0" w:space="0" w:color="auto"/>
        <w:left w:val="none" w:sz="0" w:space="0" w:color="auto"/>
        <w:bottom w:val="none" w:sz="0" w:space="0" w:color="auto"/>
        <w:right w:val="none" w:sz="0" w:space="0" w:color="auto"/>
      </w:divBdr>
    </w:div>
    <w:div w:id="236524424">
      <w:bodyDiv w:val="1"/>
      <w:marLeft w:val="0"/>
      <w:marRight w:val="0"/>
      <w:marTop w:val="0"/>
      <w:marBottom w:val="0"/>
      <w:divBdr>
        <w:top w:val="none" w:sz="0" w:space="0" w:color="auto"/>
        <w:left w:val="none" w:sz="0" w:space="0" w:color="auto"/>
        <w:bottom w:val="none" w:sz="0" w:space="0" w:color="auto"/>
        <w:right w:val="none" w:sz="0" w:space="0" w:color="auto"/>
      </w:divBdr>
    </w:div>
    <w:div w:id="628821743">
      <w:bodyDiv w:val="1"/>
      <w:marLeft w:val="0"/>
      <w:marRight w:val="0"/>
      <w:marTop w:val="0"/>
      <w:marBottom w:val="0"/>
      <w:divBdr>
        <w:top w:val="none" w:sz="0" w:space="0" w:color="auto"/>
        <w:left w:val="none" w:sz="0" w:space="0" w:color="auto"/>
        <w:bottom w:val="none" w:sz="0" w:space="0" w:color="auto"/>
        <w:right w:val="none" w:sz="0" w:space="0" w:color="auto"/>
      </w:divBdr>
    </w:div>
    <w:div w:id="631011935">
      <w:bodyDiv w:val="1"/>
      <w:marLeft w:val="0"/>
      <w:marRight w:val="0"/>
      <w:marTop w:val="0"/>
      <w:marBottom w:val="0"/>
      <w:divBdr>
        <w:top w:val="none" w:sz="0" w:space="0" w:color="auto"/>
        <w:left w:val="none" w:sz="0" w:space="0" w:color="auto"/>
        <w:bottom w:val="none" w:sz="0" w:space="0" w:color="auto"/>
        <w:right w:val="none" w:sz="0" w:space="0" w:color="auto"/>
      </w:divBdr>
    </w:div>
    <w:div w:id="727068892">
      <w:bodyDiv w:val="1"/>
      <w:marLeft w:val="0"/>
      <w:marRight w:val="0"/>
      <w:marTop w:val="0"/>
      <w:marBottom w:val="0"/>
      <w:divBdr>
        <w:top w:val="none" w:sz="0" w:space="0" w:color="auto"/>
        <w:left w:val="none" w:sz="0" w:space="0" w:color="auto"/>
        <w:bottom w:val="none" w:sz="0" w:space="0" w:color="auto"/>
        <w:right w:val="none" w:sz="0" w:space="0" w:color="auto"/>
      </w:divBdr>
    </w:div>
    <w:div w:id="775952299">
      <w:bodyDiv w:val="1"/>
      <w:marLeft w:val="0"/>
      <w:marRight w:val="0"/>
      <w:marTop w:val="0"/>
      <w:marBottom w:val="0"/>
      <w:divBdr>
        <w:top w:val="none" w:sz="0" w:space="0" w:color="auto"/>
        <w:left w:val="none" w:sz="0" w:space="0" w:color="auto"/>
        <w:bottom w:val="none" w:sz="0" w:space="0" w:color="auto"/>
        <w:right w:val="none" w:sz="0" w:space="0" w:color="auto"/>
      </w:divBdr>
    </w:div>
    <w:div w:id="796291655">
      <w:bodyDiv w:val="1"/>
      <w:marLeft w:val="0"/>
      <w:marRight w:val="0"/>
      <w:marTop w:val="0"/>
      <w:marBottom w:val="0"/>
      <w:divBdr>
        <w:top w:val="none" w:sz="0" w:space="0" w:color="auto"/>
        <w:left w:val="none" w:sz="0" w:space="0" w:color="auto"/>
        <w:bottom w:val="none" w:sz="0" w:space="0" w:color="auto"/>
        <w:right w:val="none" w:sz="0" w:space="0" w:color="auto"/>
      </w:divBdr>
    </w:div>
    <w:div w:id="858466581">
      <w:bodyDiv w:val="1"/>
      <w:marLeft w:val="0"/>
      <w:marRight w:val="0"/>
      <w:marTop w:val="0"/>
      <w:marBottom w:val="0"/>
      <w:divBdr>
        <w:top w:val="none" w:sz="0" w:space="0" w:color="auto"/>
        <w:left w:val="none" w:sz="0" w:space="0" w:color="auto"/>
        <w:bottom w:val="none" w:sz="0" w:space="0" w:color="auto"/>
        <w:right w:val="none" w:sz="0" w:space="0" w:color="auto"/>
      </w:divBdr>
      <w:divsChild>
        <w:div w:id="1769695464">
          <w:marLeft w:val="593"/>
          <w:marRight w:val="0"/>
          <w:marTop w:val="0"/>
          <w:marBottom w:val="0"/>
          <w:divBdr>
            <w:top w:val="none" w:sz="0" w:space="0" w:color="auto"/>
            <w:left w:val="none" w:sz="0" w:space="0" w:color="auto"/>
            <w:bottom w:val="none" w:sz="0" w:space="0" w:color="auto"/>
            <w:right w:val="none" w:sz="0" w:space="0" w:color="auto"/>
          </w:divBdr>
        </w:div>
      </w:divsChild>
    </w:div>
    <w:div w:id="940722537">
      <w:bodyDiv w:val="1"/>
      <w:marLeft w:val="0"/>
      <w:marRight w:val="0"/>
      <w:marTop w:val="0"/>
      <w:marBottom w:val="0"/>
      <w:divBdr>
        <w:top w:val="none" w:sz="0" w:space="0" w:color="auto"/>
        <w:left w:val="none" w:sz="0" w:space="0" w:color="auto"/>
        <w:bottom w:val="none" w:sz="0" w:space="0" w:color="auto"/>
        <w:right w:val="none" w:sz="0" w:space="0" w:color="auto"/>
      </w:divBdr>
      <w:divsChild>
        <w:div w:id="91054535">
          <w:marLeft w:val="593"/>
          <w:marRight w:val="0"/>
          <w:marTop w:val="0"/>
          <w:marBottom w:val="0"/>
          <w:divBdr>
            <w:top w:val="none" w:sz="0" w:space="0" w:color="auto"/>
            <w:left w:val="none" w:sz="0" w:space="0" w:color="auto"/>
            <w:bottom w:val="none" w:sz="0" w:space="0" w:color="auto"/>
            <w:right w:val="none" w:sz="0" w:space="0" w:color="auto"/>
          </w:divBdr>
        </w:div>
      </w:divsChild>
    </w:div>
    <w:div w:id="1082220066">
      <w:bodyDiv w:val="1"/>
      <w:marLeft w:val="0"/>
      <w:marRight w:val="0"/>
      <w:marTop w:val="0"/>
      <w:marBottom w:val="0"/>
      <w:divBdr>
        <w:top w:val="none" w:sz="0" w:space="0" w:color="auto"/>
        <w:left w:val="none" w:sz="0" w:space="0" w:color="auto"/>
        <w:bottom w:val="none" w:sz="0" w:space="0" w:color="auto"/>
        <w:right w:val="none" w:sz="0" w:space="0" w:color="auto"/>
      </w:divBdr>
      <w:divsChild>
        <w:div w:id="168301387">
          <w:marLeft w:val="-115"/>
          <w:marRight w:val="0"/>
          <w:marTop w:val="0"/>
          <w:marBottom w:val="0"/>
          <w:divBdr>
            <w:top w:val="none" w:sz="0" w:space="0" w:color="auto"/>
            <w:left w:val="none" w:sz="0" w:space="0" w:color="auto"/>
            <w:bottom w:val="none" w:sz="0" w:space="0" w:color="auto"/>
            <w:right w:val="none" w:sz="0" w:space="0" w:color="auto"/>
          </w:divBdr>
        </w:div>
      </w:divsChild>
    </w:div>
    <w:div w:id="1108627067">
      <w:bodyDiv w:val="1"/>
      <w:marLeft w:val="0"/>
      <w:marRight w:val="0"/>
      <w:marTop w:val="0"/>
      <w:marBottom w:val="0"/>
      <w:divBdr>
        <w:top w:val="none" w:sz="0" w:space="0" w:color="auto"/>
        <w:left w:val="none" w:sz="0" w:space="0" w:color="auto"/>
        <w:bottom w:val="none" w:sz="0" w:space="0" w:color="auto"/>
        <w:right w:val="none" w:sz="0" w:space="0" w:color="auto"/>
      </w:divBdr>
    </w:div>
    <w:div w:id="1152647224">
      <w:bodyDiv w:val="1"/>
      <w:marLeft w:val="0"/>
      <w:marRight w:val="0"/>
      <w:marTop w:val="0"/>
      <w:marBottom w:val="0"/>
      <w:divBdr>
        <w:top w:val="none" w:sz="0" w:space="0" w:color="auto"/>
        <w:left w:val="none" w:sz="0" w:space="0" w:color="auto"/>
        <w:bottom w:val="none" w:sz="0" w:space="0" w:color="auto"/>
        <w:right w:val="none" w:sz="0" w:space="0" w:color="auto"/>
      </w:divBdr>
    </w:div>
    <w:div w:id="1188179262">
      <w:bodyDiv w:val="1"/>
      <w:marLeft w:val="0"/>
      <w:marRight w:val="0"/>
      <w:marTop w:val="0"/>
      <w:marBottom w:val="0"/>
      <w:divBdr>
        <w:top w:val="none" w:sz="0" w:space="0" w:color="auto"/>
        <w:left w:val="none" w:sz="0" w:space="0" w:color="auto"/>
        <w:bottom w:val="none" w:sz="0" w:space="0" w:color="auto"/>
        <w:right w:val="none" w:sz="0" w:space="0" w:color="auto"/>
      </w:divBdr>
    </w:div>
    <w:div w:id="1207721534">
      <w:bodyDiv w:val="1"/>
      <w:marLeft w:val="0"/>
      <w:marRight w:val="0"/>
      <w:marTop w:val="0"/>
      <w:marBottom w:val="0"/>
      <w:divBdr>
        <w:top w:val="none" w:sz="0" w:space="0" w:color="auto"/>
        <w:left w:val="none" w:sz="0" w:space="0" w:color="auto"/>
        <w:bottom w:val="none" w:sz="0" w:space="0" w:color="auto"/>
        <w:right w:val="none" w:sz="0" w:space="0" w:color="auto"/>
      </w:divBdr>
    </w:div>
    <w:div w:id="1227184518">
      <w:bodyDiv w:val="1"/>
      <w:marLeft w:val="0"/>
      <w:marRight w:val="0"/>
      <w:marTop w:val="0"/>
      <w:marBottom w:val="0"/>
      <w:divBdr>
        <w:top w:val="none" w:sz="0" w:space="0" w:color="auto"/>
        <w:left w:val="none" w:sz="0" w:space="0" w:color="auto"/>
        <w:bottom w:val="none" w:sz="0" w:space="0" w:color="auto"/>
        <w:right w:val="none" w:sz="0" w:space="0" w:color="auto"/>
      </w:divBdr>
    </w:div>
    <w:div w:id="1372271054">
      <w:bodyDiv w:val="1"/>
      <w:marLeft w:val="0"/>
      <w:marRight w:val="0"/>
      <w:marTop w:val="0"/>
      <w:marBottom w:val="0"/>
      <w:divBdr>
        <w:top w:val="none" w:sz="0" w:space="0" w:color="auto"/>
        <w:left w:val="none" w:sz="0" w:space="0" w:color="auto"/>
        <w:bottom w:val="none" w:sz="0" w:space="0" w:color="auto"/>
        <w:right w:val="none" w:sz="0" w:space="0" w:color="auto"/>
      </w:divBdr>
    </w:div>
    <w:div w:id="1428305998">
      <w:bodyDiv w:val="1"/>
      <w:marLeft w:val="0"/>
      <w:marRight w:val="0"/>
      <w:marTop w:val="0"/>
      <w:marBottom w:val="0"/>
      <w:divBdr>
        <w:top w:val="none" w:sz="0" w:space="0" w:color="auto"/>
        <w:left w:val="none" w:sz="0" w:space="0" w:color="auto"/>
        <w:bottom w:val="none" w:sz="0" w:space="0" w:color="auto"/>
        <w:right w:val="none" w:sz="0" w:space="0" w:color="auto"/>
      </w:divBdr>
    </w:div>
    <w:div w:id="1490367401">
      <w:bodyDiv w:val="1"/>
      <w:marLeft w:val="0"/>
      <w:marRight w:val="0"/>
      <w:marTop w:val="0"/>
      <w:marBottom w:val="0"/>
      <w:divBdr>
        <w:top w:val="none" w:sz="0" w:space="0" w:color="auto"/>
        <w:left w:val="none" w:sz="0" w:space="0" w:color="auto"/>
        <w:bottom w:val="none" w:sz="0" w:space="0" w:color="auto"/>
        <w:right w:val="none" w:sz="0" w:space="0" w:color="auto"/>
      </w:divBdr>
    </w:div>
    <w:div w:id="1500921399">
      <w:bodyDiv w:val="1"/>
      <w:marLeft w:val="0"/>
      <w:marRight w:val="0"/>
      <w:marTop w:val="0"/>
      <w:marBottom w:val="0"/>
      <w:divBdr>
        <w:top w:val="none" w:sz="0" w:space="0" w:color="auto"/>
        <w:left w:val="none" w:sz="0" w:space="0" w:color="auto"/>
        <w:bottom w:val="none" w:sz="0" w:space="0" w:color="auto"/>
        <w:right w:val="none" w:sz="0" w:space="0" w:color="auto"/>
      </w:divBdr>
    </w:div>
    <w:div w:id="1568760843">
      <w:bodyDiv w:val="1"/>
      <w:marLeft w:val="0"/>
      <w:marRight w:val="0"/>
      <w:marTop w:val="0"/>
      <w:marBottom w:val="0"/>
      <w:divBdr>
        <w:top w:val="none" w:sz="0" w:space="0" w:color="auto"/>
        <w:left w:val="none" w:sz="0" w:space="0" w:color="auto"/>
        <w:bottom w:val="none" w:sz="0" w:space="0" w:color="auto"/>
        <w:right w:val="none" w:sz="0" w:space="0" w:color="auto"/>
      </w:divBdr>
    </w:div>
    <w:div w:id="1645503332">
      <w:bodyDiv w:val="1"/>
      <w:marLeft w:val="0"/>
      <w:marRight w:val="0"/>
      <w:marTop w:val="0"/>
      <w:marBottom w:val="0"/>
      <w:divBdr>
        <w:top w:val="none" w:sz="0" w:space="0" w:color="auto"/>
        <w:left w:val="none" w:sz="0" w:space="0" w:color="auto"/>
        <w:bottom w:val="none" w:sz="0" w:space="0" w:color="auto"/>
        <w:right w:val="none" w:sz="0" w:space="0" w:color="auto"/>
      </w:divBdr>
    </w:div>
    <w:div w:id="1665815289">
      <w:bodyDiv w:val="1"/>
      <w:marLeft w:val="0"/>
      <w:marRight w:val="0"/>
      <w:marTop w:val="0"/>
      <w:marBottom w:val="0"/>
      <w:divBdr>
        <w:top w:val="none" w:sz="0" w:space="0" w:color="auto"/>
        <w:left w:val="none" w:sz="0" w:space="0" w:color="auto"/>
        <w:bottom w:val="none" w:sz="0" w:space="0" w:color="auto"/>
        <w:right w:val="none" w:sz="0" w:space="0" w:color="auto"/>
      </w:divBdr>
    </w:div>
    <w:div w:id="1846090331">
      <w:bodyDiv w:val="1"/>
      <w:marLeft w:val="0"/>
      <w:marRight w:val="0"/>
      <w:marTop w:val="0"/>
      <w:marBottom w:val="0"/>
      <w:divBdr>
        <w:top w:val="none" w:sz="0" w:space="0" w:color="auto"/>
        <w:left w:val="none" w:sz="0" w:space="0" w:color="auto"/>
        <w:bottom w:val="none" w:sz="0" w:space="0" w:color="auto"/>
        <w:right w:val="none" w:sz="0" w:space="0" w:color="auto"/>
      </w:divBdr>
    </w:div>
    <w:div w:id="1930430109">
      <w:bodyDiv w:val="1"/>
      <w:marLeft w:val="0"/>
      <w:marRight w:val="0"/>
      <w:marTop w:val="0"/>
      <w:marBottom w:val="0"/>
      <w:divBdr>
        <w:top w:val="none" w:sz="0" w:space="0" w:color="auto"/>
        <w:left w:val="none" w:sz="0" w:space="0" w:color="auto"/>
        <w:bottom w:val="none" w:sz="0" w:space="0" w:color="auto"/>
        <w:right w:val="none" w:sz="0" w:space="0" w:color="auto"/>
      </w:divBdr>
    </w:div>
    <w:div w:id="2042047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4UCYioEHpsUY292F7wKx17I+pQ==">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34</Pages>
  <Words>7587</Words>
  <Characters>40973</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Harpia</dc:creator>
  <cp:lastModifiedBy>Ines</cp:lastModifiedBy>
  <cp:revision>66</cp:revision>
  <dcterms:created xsi:type="dcterms:W3CDTF">2019-09-26T12:26:00Z</dcterms:created>
  <dcterms:modified xsi:type="dcterms:W3CDTF">2022-06-14T17:52:00Z</dcterms:modified>
</cp:coreProperties>
</file>